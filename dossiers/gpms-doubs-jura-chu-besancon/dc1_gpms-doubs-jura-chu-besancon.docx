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4"/>
        <w:ind w:hanging="0" w:start="0"/>
        <w:rPr/>
      </w:pPr>
      <w:r>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tcPr>
          <w:p>
            <w:pPr>
              <w:pStyle w:val="Footer"/>
              <w:tabs>
                <w:tab w:val="clear" w:pos="4536"/>
                <w:tab w:val="clear" w:pos="9072"/>
              </w:tabs>
              <w:jc w:val="center"/>
              <w:rPr>
                <w:rFonts w:ascii="Arial" w:hAnsi="Arial" w:cs="Arial"/>
              </w:rPr>
            </w:pPr>
            <w:r>
              <w:rPr>
                <w:rFonts w:cs="Arial" w:ascii="Arial" w:hAnsi="Arial"/>
              </w:rPr>
              <w:drawing>
                <wp:inline distT="0" distB="0" distL="0" distR="0">
                  <wp:extent cx="1029335" cy="5975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35" t="-60" r="-35" b="-60"/>
                          <a:stretch>
                            <a:fillRect/>
                          </a:stretch>
                        </pic:blipFill>
                        <pic:spPr bwMode="auto">
                          <a:xfrm>
                            <a:off x="0" y="0"/>
                            <a:ext cx="1029335" cy="597535"/>
                          </a:xfrm>
                          <a:prstGeom prst="rect">
                            <a:avLst/>
                          </a:prstGeom>
                          <a:noFill/>
                        </pic:spPr>
                      </pic:pic>
                    </a:graphicData>
                  </a:graphic>
                </wp:inline>
              </w:drawing>
            </w:r>
          </w:p>
          <w:p>
            <w:pPr>
              <w:pStyle w:val="Footer"/>
              <w:tabs>
                <w:tab w:val="clear" w:pos="4536"/>
                <w:tab w:val="clear" w:pos="9072"/>
              </w:tabs>
              <w:jc w:val="center"/>
              <w:rPr>
                <w:rFonts w:ascii="Arial" w:hAnsi="Arial" w:cs="Arial"/>
              </w:rPr>
            </w:pPr>
            <w:r>
              <w:rPr>
                <w:rFonts w:cs="Arial" w:ascii="Arial" w:hAnsi="Arial"/>
              </w:rPr>
            </w:r>
          </w:p>
          <w:p>
            <w:pPr>
              <w:pStyle w:val="Footer"/>
              <w:tabs>
                <w:tab w:val="clear" w:pos="4536"/>
                <w:tab w:val="clear" w:pos="9072"/>
              </w:tabs>
              <w:jc w:val="center"/>
              <w:rPr>
                <w:rFonts w:ascii="Arial" w:hAnsi="Arial" w:cs="Arial"/>
                <w:b/>
                <w:sz w:val="18"/>
                <w:szCs w:val="18"/>
              </w:rPr>
            </w:pPr>
            <w:r>
              <w:rPr>
                <w:rFonts w:cs="Arial" w:ascii="Arial" w:hAnsi="Arial"/>
                <w:b/>
                <w:sz w:val="16"/>
                <w:szCs w:val="16"/>
              </w:rPr>
              <w:t>MINISTERE DE L’ECONOMIE ET DES FINANCES</w:t>
            </w:r>
          </w:p>
          <w:p>
            <w:pPr>
              <w:pStyle w:val="Footer"/>
              <w:tabs>
                <w:tab w:val="clear" w:pos="4536"/>
                <w:tab w:val="clear" w:pos="9072"/>
              </w:tabs>
              <w:jc w:val="center"/>
              <w:rPr/>
            </w:pPr>
            <w:r>
              <w:rPr>
                <w:rFonts w:cs="Arial" w:ascii="Arial" w:hAnsi="Arial"/>
                <w:b/>
                <w:sz w:val="18"/>
                <w:szCs w:val="18"/>
              </w:rPr>
              <w:t>Direction des Affaires Juridiques</w:t>
            </w:r>
          </w:p>
          <w:p>
            <w:pPr>
              <w:pStyle w:val="Footer"/>
              <w:tabs>
                <w:tab w:val="clear" w:pos="4536"/>
                <w:tab w:val="clear" w:pos="9072"/>
              </w:tabs>
              <w:jc w:val="center"/>
              <w:rPr/>
            </w:pPr>
            <w:r>
              <w:rPr/>
            </w:r>
          </w:p>
        </w:tc>
      </w:tr>
    </w:tbl>
    <w:p>
      <w:pPr>
        <w:sectPr>
          <w:footerReference w:type="default" r:id="rId3"/>
          <w:type w:val="nextPage"/>
          <w:pgSz w:w="11906" w:h="16838"/>
          <w:pgMar w:left="851" w:right="851" w:gutter="0" w:header="0" w:top="454" w:footer="680" w:bottom="736"/>
          <w:pgNumType w:fmt="decimal"/>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9285"/>
        <w:gridCol w:w="992"/>
      </w:tblGrid>
      <w:tr>
        <w:trPr/>
        <w:tc>
          <w:tcPr>
            <w:tcW w:w="9285" w:type="dxa"/>
            <w:tcBorders/>
            <w:shd w:fill="66CCFF" w:val="clear"/>
          </w:tcPr>
          <w:p>
            <w:pPr>
              <w:pStyle w:val="Heading8"/>
              <w:tabs>
                <w:tab w:val="clear" w:pos="567"/>
                <w:tab w:val="right" w:pos="9639" w:leader="none"/>
              </w:tabs>
              <w:spacing w:before="120" w:after="120"/>
              <w:ind w:hanging="0" w:start="0"/>
              <w:rPr>
                <w:caps/>
                <w:sz w:val="28"/>
                <w:szCs w:val="28"/>
              </w:rPr>
            </w:pPr>
            <w:r>
              <w:rPr>
                <w:b w:val="false"/>
              </w:rPr>
              <w:t>MARCH</w:t>
            </w:r>
            <w:r>
              <w:rPr>
                <w:b w:val="false"/>
                <w:caps/>
              </w:rPr>
              <w:t>é</w:t>
            </w:r>
            <w:r>
              <w:rPr>
                <w:b w:val="false"/>
              </w:rPr>
              <w:t>S PUBLICS</w:t>
            </w:r>
          </w:p>
          <w:p>
            <w:pPr>
              <w:pStyle w:val="Heading8"/>
              <w:tabs>
                <w:tab w:val="clear" w:pos="567"/>
                <w:tab w:val="right" w:pos="9639" w:leader="none"/>
              </w:tabs>
              <w:ind w:hanging="0" w:start="0"/>
              <w:rPr>
                <w:caps/>
                <w:sz w:val="28"/>
                <w:szCs w:val="28"/>
              </w:rPr>
            </w:pPr>
            <w:r>
              <w:rPr>
                <w:caps/>
                <w:sz w:val="28"/>
                <w:szCs w:val="28"/>
              </w:rPr>
              <w:t>Lettre de candidature</w:t>
            </w:r>
          </w:p>
          <w:p>
            <w:pPr>
              <w:pStyle w:val="Heading8"/>
              <w:tabs>
                <w:tab w:val="clear" w:pos="567"/>
                <w:tab w:val="right" w:pos="9639" w:leader="none"/>
              </w:tabs>
              <w:spacing w:before="120" w:after="120"/>
              <w:ind w:hanging="0" w:start="0"/>
              <w:rPr>
                <w:caps/>
                <w:sz w:val="28"/>
                <w:szCs w:val="28"/>
              </w:rPr>
            </w:pPr>
            <w:r>
              <w:rPr>
                <w:caps/>
                <w:sz w:val="28"/>
                <w:szCs w:val="28"/>
              </w:rPr>
              <w:t>designation du mandataire par ses co-traitants</w:t>
            </w:r>
            <w:r>
              <w:rPr>
                <w:rStyle w:val="Caractresdenotedebasdepage"/>
                <w:rStyle w:val="FootnoteReference"/>
                <w:caps/>
                <w:sz w:val="28"/>
                <w:szCs w:val="28"/>
              </w:rPr>
              <w:footnoteReference w:id="2"/>
            </w:r>
          </w:p>
        </w:tc>
        <w:tc>
          <w:tcPr>
            <w:tcW w:w="992" w:type="dxa"/>
            <w:tcBorders/>
            <w:shd w:fill="66CCFF" w:val="clear"/>
          </w:tcPr>
          <w:p>
            <w:pPr>
              <w:pStyle w:val="Heading8"/>
              <w:tabs>
                <w:tab w:val="clear" w:pos="567"/>
                <w:tab w:val="right" w:pos="9639" w:leader="none"/>
              </w:tabs>
              <w:spacing w:before="120" w:after="120"/>
              <w:ind w:hanging="0" w:start="0"/>
              <w:rPr/>
            </w:pPr>
            <w:r>
              <w:rPr>
                <w:caps/>
                <w:sz w:val="28"/>
                <w:szCs w:val="28"/>
              </w:rPr>
              <w:t>Dc1</w:t>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Heading2"/>
              <w:snapToGrid w:val="false"/>
              <w:ind w:hanging="0" w:start="0"/>
              <w:jc w:val="both"/>
              <w:rPr>
                <w:rFonts w:ascii="Arial" w:hAnsi="Arial" w:cs="Arial"/>
                <w:b w:val="false"/>
                <w:bCs w:val="false"/>
                <w:i/>
                <w:iCs/>
                <w:sz w:val="18"/>
                <w:szCs w:val="18"/>
              </w:rPr>
            </w:pPr>
            <w:r>
              <w:rPr>
                <w:rFonts w:cs="Arial" w:ascii="Arial" w:hAnsi="Arial"/>
                <w:b w:val="false"/>
                <w:bCs w:val="false"/>
                <w:i/>
                <w:iCs/>
                <w:sz w:val="18"/>
                <w:szCs w:val="18"/>
              </w:rPr>
            </w:r>
          </w:p>
          <w:p>
            <w:pPr>
              <w:pStyle w:val="Heading2"/>
              <w:ind w:hanging="0" w:start="0" w:end="0"/>
              <w:jc w:val="both"/>
              <w:rPr>
                <w:rFonts w:ascii="Arial" w:hAnsi="Arial" w:cs="Arial"/>
                <w:b w:val="false"/>
                <w:bCs w:val="false"/>
                <w:i/>
                <w:iCs/>
                <w:sz w:val="18"/>
                <w:szCs w:val="18"/>
              </w:rPr>
            </w:pPr>
            <w:r>
              <w:rPr>
                <w:rFonts w:cs="Arial" w:ascii="Arial" w:hAnsi="Arial"/>
                <w:b w:val="false"/>
                <w:bCs w:val="false"/>
                <w:i/>
                <w:iCs/>
                <w:sz w:val="18"/>
                <w:szCs w:val="18"/>
              </w:rPr>
              <w:t>Le formulaire DC1 est un modèle de lettre de candidature, qui peut être utilisé par les candidats aux marchés publics (marchés ou accords-cadres) pour présenter leur candidature.</w:t>
            </w:r>
          </w:p>
          <w:p>
            <w:pPr>
              <w:pStyle w:val="Heading2"/>
              <w:ind w:hanging="0" w:start="0" w:end="0"/>
              <w:jc w:val="both"/>
              <w:rPr>
                <w:rFonts w:ascii="Arial" w:hAnsi="Arial" w:cs="Arial"/>
                <w:b w:val="false"/>
                <w:bCs w:val="false"/>
                <w:i/>
                <w:iCs/>
                <w:sz w:val="18"/>
                <w:szCs w:val="18"/>
              </w:rPr>
            </w:pPr>
            <w:r>
              <w:rPr>
                <w:rFonts w:cs="Arial" w:ascii="Arial" w:hAnsi="Arial"/>
                <w:b w:val="false"/>
                <w:bCs w:val="false"/>
                <w:i/>
                <w:iCs/>
                <w:sz w:val="18"/>
                <w:szCs w:val="18"/>
              </w:rPr>
              <w:t>En cas d’allotissement, ce document peut être commun à plusieurs lots.</w:t>
            </w:r>
          </w:p>
          <w:p>
            <w:pPr>
              <w:pStyle w:val="Normal"/>
              <w:rPr/>
            </w:pPr>
            <w:r>
              <w:rPr>
                <w:rFonts w:cs="Arial" w:ascii="Arial" w:hAnsi="Arial"/>
                <w:b/>
                <w:bCs/>
                <w:i/>
                <w:iCs/>
                <w:sz w:val="18"/>
                <w:szCs w:val="18"/>
              </w:rPr>
            </w:r>
          </w:p>
          <w:p>
            <w:pPr>
              <w:pStyle w:val="Heading8"/>
              <w:tabs>
                <w:tab w:val="clear" w:pos="567"/>
                <w:tab w:val="right" w:pos="9639" w:leader="none"/>
              </w:tabs>
              <w:ind w:hanging="0" w:start="0" w:end="0"/>
              <w:jc w:val="both"/>
              <w:rPr>
                <w:b w:val="false"/>
                <w:i/>
                <w:sz w:val="18"/>
                <w:szCs w:val="18"/>
              </w:rPr>
            </w:pPr>
            <w:r>
              <w:rPr>
                <w:b w:val="false"/>
                <w:i/>
                <w:sz w:val="18"/>
                <w:szCs w:val="18"/>
              </w:rPr>
              <w:t>En cas de candidature groupée, chaque membre du groupement renseigne le formulaire, et produit les renseignements ou documents demandés par l’acheteur (formulaire DC2).</w:t>
            </w:r>
          </w:p>
          <w:p>
            <w:pPr>
              <w:pStyle w:val="Normal"/>
              <w:rPr/>
            </w:pPr>
            <w:r>
              <w:rPr>
                <w:b/>
                <w:i/>
                <w:sz w:val="18"/>
                <w:szCs w:val="18"/>
              </w:rPr>
            </w:r>
          </w:p>
          <w:p>
            <w:pPr>
              <w:pStyle w:val="Heading2"/>
              <w:ind w:hanging="0" w:start="0" w:end="0"/>
              <w:jc w:val="both"/>
              <w:rPr>
                <w:rFonts w:ascii="Arial" w:hAnsi="Arial" w:cs="Arial"/>
                <w:b w:val="false"/>
                <w:bCs w:val="false"/>
                <w:i/>
                <w:iCs/>
                <w:sz w:val="18"/>
                <w:szCs w:val="18"/>
              </w:rPr>
            </w:pPr>
            <w:r>
              <w:rPr>
                <w:rFonts w:cs="Arial" w:ascii="Arial" w:hAnsi="Arial"/>
                <w:b w:val="false"/>
                <w:i/>
                <w:sz w:val="18"/>
                <w:szCs w:val="18"/>
              </w:rPr>
              <w:t xml:space="preserve">Il est rappelé qu’en application du code de la commande publique, et notamment ses </w:t>
            </w:r>
            <w:hyperlink r:id="rId4">
              <w:r>
                <w:rPr>
                  <w:rStyle w:val="Hyperlink"/>
                  <w:rFonts w:cs="Arial" w:ascii="Arial" w:hAnsi="Arial"/>
                  <w:b/>
                  <w:i/>
                  <w:sz w:val="18"/>
                  <w:szCs w:val="18"/>
                </w:rPr>
                <w:t>articles L. 1110-1</w:t>
              </w:r>
            </w:hyperlink>
            <w:r>
              <w:rPr>
                <w:rFonts w:cs="Arial" w:ascii="Arial" w:hAnsi="Arial"/>
                <w:b w:val="false"/>
                <w:i/>
                <w:sz w:val="18"/>
                <w:szCs w:val="18"/>
              </w:rPr>
              <w:t xml:space="preserve">, et </w:t>
            </w:r>
            <w:hyperlink r:id="rId5">
              <w:r>
                <w:rPr>
                  <w:rStyle w:val="Hyperlink"/>
                  <w:rFonts w:cs="Arial" w:ascii="Arial" w:hAnsi="Arial"/>
                  <w:b/>
                  <w:i/>
                  <w:sz w:val="18"/>
                  <w:szCs w:val="18"/>
                </w:rPr>
                <w:t>R. 2162-1 à R. 2162-6</w:t>
              </w:r>
            </w:hyperlink>
            <w:r>
              <w:rPr>
                <w:rFonts w:cs="Arial" w:ascii="Arial" w:hAnsi="Arial"/>
                <w:b w:val="false"/>
                <w:i/>
                <w:sz w:val="18"/>
                <w:szCs w:val="18"/>
              </w:rPr>
              <w:t xml:space="preserve">, </w:t>
            </w:r>
            <w:hyperlink r:id="rId6">
              <w:r>
                <w:rPr>
                  <w:rStyle w:val="Hyperlink"/>
                  <w:rFonts w:cs="Arial" w:ascii="Arial" w:hAnsi="Arial"/>
                  <w:b/>
                  <w:i/>
                  <w:sz w:val="18"/>
                  <w:szCs w:val="18"/>
                </w:rPr>
                <w:t>R. 2162-7 à R. 2162-12</w:t>
              </w:r>
            </w:hyperlink>
            <w:r>
              <w:rPr>
                <w:rFonts w:cs="Arial" w:ascii="Arial" w:hAnsi="Arial"/>
                <w:b w:val="false"/>
                <w:i/>
                <w:sz w:val="18"/>
                <w:szCs w:val="18"/>
              </w:rPr>
              <w:t xml:space="preserve">, </w:t>
            </w:r>
            <w:hyperlink r:id="rId7">
              <w:r>
                <w:rPr>
                  <w:rStyle w:val="Hyperlink"/>
                  <w:rFonts w:cs="Arial" w:ascii="Arial" w:hAnsi="Arial"/>
                  <w:b/>
                  <w:i/>
                  <w:sz w:val="18"/>
                  <w:szCs w:val="18"/>
                </w:rPr>
                <w:t>R. 2162-13 à R. 2162-14</w:t>
              </w:r>
            </w:hyperlink>
            <w:r>
              <w:rPr>
                <w:rFonts w:cs="Arial" w:ascii="Arial" w:hAnsi="Arial"/>
                <w:b w:val="false"/>
                <w:i/>
                <w:sz w:val="18"/>
                <w:szCs w:val="18"/>
              </w:rPr>
              <w:t xml:space="preserve"> et </w:t>
            </w:r>
            <w:hyperlink r:id="rId8">
              <w:r>
                <w:rPr>
                  <w:rStyle w:val="Hyperlink"/>
                  <w:rFonts w:cs="Arial" w:ascii="Arial" w:hAnsi="Arial"/>
                  <w:b/>
                  <w:i/>
                  <w:sz w:val="18"/>
                  <w:szCs w:val="18"/>
                </w:rPr>
                <w:t>R. 2162-15 à R. 2162-21</w:t>
              </w:r>
            </w:hyperlink>
            <w:r>
              <w:rPr>
                <w:rFonts w:cs="Arial" w:ascii="Arial" w:hAnsi="Arial"/>
                <w:b w:val="false"/>
                <w:i/>
                <w:sz w:val="18"/>
                <w:szCs w:val="18"/>
              </w:rPr>
              <w:t xml:space="preserve"> (marchés publics autres que de défense ou de sécurité), ainsi que </w:t>
            </w:r>
            <w:hyperlink r:id="rId9">
              <w:r>
                <w:rPr>
                  <w:rStyle w:val="Hyperlink"/>
                  <w:rFonts w:cs="Arial" w:ascii="Arial" w:hAnsi="Arial"/>
                  <w:b/>
                  <w:i/>
                  <w:sz w:val="18"/>
                  <w:szCs w:val="18"/>
                </w:rPr>
                <w:t>R. 23612-1 à R. 2362-6</w:t>
              </w:r>
            </w:hyperlink>
            <w:r>
              <w:rPr>
                <w:rFonts w:cs="Arial" w:ascii="Arial" w:hAnsi="Arial"/>
                <w:b w:val="false"/>
                <w:i/>
                <w:sz w:val="18"/>
                <w:szCs w:val="18"/>
              </w:rPr>
              <w:t xml:space="preserve">, </w:t>
            </w:r>
            <w:hyperlink r:id="rId10">
              <w:r>
                <w:rPr>
                  <w:rStyle w:val="Hyperlink"/>
                  <w:rFonts w:cs="Arial" w:ascii="Arial" w:hAnsi="Arial"/>
                  <w:b/>
                  <w:i/>
                  <w:sz w:val="18"/>
                  <w:szCs w:val="18"/>
                </w:rPr>
                <w:t>R. 2362-7</w:t>
              </w:r>
            </w:hyperlink>
            <w:r>
              <w:rPr>
                <w:rFonts w:cs="Arial" w:ascii="Arial" w:hAnsi="Arial"/>
                <w:b w:val="false"/>
                <w:i/>
                <w:sz w:val="18"/>
                <w:szCs w:val="18"/>
              </w:rPr>
              <w:t xml:space="preserve">, </w:t>
            </w:r>
            <w:hyperlink r:id="rId11">
              <w:r>
                <w:rPr>
                  <w:rStyle w:val="Hyperlink"/>
                  <w:rFonts w:cs="Arial" w:ascii="Arial" w:hAnsi="Arial"/>
                  <w:b/>
                  <w:i/>
                  <w:sz w:val="18"/>
                  <w:szCs w:val="18"/>
                </w:rPr>
                <w:t>R. 2362-8</w:t>
              </w:r>
            </w:hyperlink>
            <w:r>
              <w:rPr>
                <w:rFonts w:cs="Arial" w:ascii="Arial" w:hAnsi="Arial"/>
                <w:b w:val="false"/>
                <w:i/>
                <w:sz w:val="18"/>
                <w:szCs w:val="18"/>
              </w:rPr>
              <w:t xml:space="preserve">, </w:t>
            </w:r>
            <w:hyperlink r:id="rId12">
              <w:r>
                <w:rPr>
                  <w:rStyle w:val="Hyperlink"/>
                  <w:rFonts w:cs="Arial" w:ascii="Arial" w:hAnsi="Arial"/>
                  <w:b/>
                  <w:i/>
                  <w:sz w:val="18"/>
                  <w:szCs w:val="18"/>
                </w:rPr>
                <w:t>R. 2362-9 à R. 2362-12</w:t>
              </w:r>
            </w:hyperlink>
            <w:r>
              <w:rPr>
                <w:rFonts w:cs="Arial" w:ascii="Arial" w:hAnsi="Arial"/>
                <w:b w:val="false"/>
                <w:i/>
                <w:sz w:val="18"/>
                <w:szCs w:val="18"/>
              </w:rPr>
              <w:t>, et </w:t>
            </w:r>
            <w:hyperlink r:id="rId13">
              <w:r>
                <w:rPr>
                  <w:rStyle w:val="Hyperlink"/>
                  <w:rFonts w:cs="Arial" w:ascii="Arial" w:hAnsi="Arial"/>
                  <w:b/>
                  <w:i/>
                  <w:sz w:val="18"/>
                  <w:szCs w:val="18"/>
                </w:rPr>
                <w:t>R. 2362-13 à R. 2362-18</w:t>
              </w:r>
            </w:hyperlink>
            <w:r>
              <w:rPr>
                <w:rFonts w:cs="Arial" w:ascii="Arial" w:hAnsi="Arial"/>
                <w:b w:val="false"/>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pPr>
              <w:pStyle w:val="Normal"/>
              <w:rPr/>
            </w:pPr>
            <w:r>
              <w:rPr>
                <w:rFonts w:cs="Arial" w:ascii="Arial" w:hAnsi="Arial"/>
                <w:b/>
                <w:bCs/>
                <w:i/>
                <w:iCs/>
                <w:sz w:val="18"/>
                <w:szCs w:val="18"/>
              </w:rPr>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Normal"/>
              <w:tabs>
                <w:tab w:val="clear" w:pos="567"/>
                <w:tab w:val="left" w:pos="-142" w:leader="none"/>
                <w:tab w:val="left" w:pos="4111" w:leader="none"/>
              </w:tabs>
              <w:snapToGrid w:val="false"/>
              <w:jc w:val="both"/>
              <w:rPr>
                <w:rFonts w:ascii="Arial" w:hAnsi="Arial" w:cs="Arial"/>
                <w:b/>
                <w:bCs/>
              </w:rPr>
            </w:pPr>
            <w:r>
              <w:rPr>
                <w:rFonts w:cs="Arial" w:ascii="Arial" w:hAnsi="Arial"/>
                <w:b/>
                <w:bCs/>
              </w:rPr>
            </w:r>
          </w:p>
        </w:tc>
      </w:tr>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bCs/>
                <w:sz w:val="22"/>
                <w:szCs w:val="22"/>
                <w:shd w:fill="66CCFF" w:val="clear"/>
              </w:rPr>
              <w:t>A - Identification de l’acheteur</w:t>
            </w:r>
          </w:p>
        </w:tc>
      </w:tr>
    </w:tbl>
    <w:p>
      <w:pPr>
        <w:pStyle w:val="Heading1"/>
        <w:spacing w:before="120" w:after="0"/>
        <w:ind w:hanging="432" w:start="0" w:end="0"/>
        <w:jc w:val="both"/>
        <w:rPr>
          <w:rFonts w:ascii="Arial" w:hAnsi="Arial" w:cs="Arial"/>
        </w:rPr>
      </w:pPr>
      <w:r>
        <w:rPr>
          <w:rFonts w:cs="Arial" w:ascii="Arial" w:hAnsi="Arial"/>
          <w:b w:val="false"/>
          <w:bCs w:val="false"/>
          <w:i/>
          <w:iCs/>
          <w:sz w:val="18"/>
          <w:szCs w:val="18"/>
        </w:rPr>
        <w:t>(Reprendre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p>
    <w:p>
      <w:pPr>
        <w:pStyle w:val="Heading1"/>
        <w:spacing w:before="120" w:after="0"/>
        <w:ind w:hanging="432" w:start="0" w:end="0"/>
        <w:jc w:val="both"/>
        <w:rPr>
          <w:rFonts w:ascii="Arial" w:hAnsi="Arial" w:cs="Arial"/>
        </w:rPr>
      </w:pPr>
      <w:r>
        <w:rPr>
          <w:b w:val="0"/>
        </w:rPr>
        <w:t>CHU de Besancon Franche-Comte - Etablissement support du GHT-CFC, 3 Boulevard Alexandre Fleming, 25030 BESANCON CEDEX</w:t>
      </w:r>
    </w:p>
    <w:p>
      <w:pPr>
        <w:pStyle w:val="Header"/>
        <w:tabs>
          <w:tab w:val="clear" w:pos="4536"/>
          <w:tab w:val="clear" w:pos="9072"/>
        </w:tabs>
        <w:rPr>
          <w:rFonts w:ascii="Arial" w:hAnsi="Arial" w:cs="Arial"/>
        </w:rPr>
      </w:pPr>
      <w:r>
        <w:rPr>
          <w:rFonts w:cs="Arial" w:ascii="Arial" w:hAnsi="Arial"/>
        </w:rPr>
      </w:r>
    </w:p>
    <w:p>
      <w:pPr>
        <w:pStyle w:val="Header"/>
        <w:rPr>
          <w:ins w:id="1" w:author="Marie BLANDIN (CHUB)" w:date="2024-09-30T15:43:00Z"/>
          <w:rFonts w:ascii="Arial" w:hAnsi="Arial" w:cs="Arial"/>
          <w:b/>
          <w:bCs/>
          <w:iCs/>
        </w:rPr>
      </w:pPr>
      <w:ins w:id="0" w:author="Marie BLANDIN (CHUB)" w:date="2024-09-30T15:43:00Z">
        <w:r>
          <w:rPr>
            <w:rFonts w:cs="Arial" w:ascii="Arial" w:hAnsi="Arial"/>
            <w:b/>
            <w:bCs/>
            <w:iCs/>
          </w:rPr>
          <w:t>CHU BESANCON, site Jean Minjoz</w:t>
        </w:r>
      </w:ins>
    </w:p>
    <w:p>
      <w:pPr>
        <w:pStyle w:val="Header"/>
        <w:rPr>
          <w:ins w:id="3" w:author="Marie BLANDIN (CHUB)" w:date="2024-09-30T15:43:00Z"/>
          <w:rFonts w:ascii="Arial" w:hAnsi="Arial" w:cs="Arial"/>
          <w:b/>
          <w:bCs/>
          <w:iCs/>
        </w:rPr>
      </w:pPr>
      <w:ins w:id="2" w:author="Marie BLANDIN (CHUB)" w:date="2024-09-30T15:43:00Z">
        <w:r>
          <w:rPr>
            <w:rFonts w:cs="Arial" w:ascii="Arial" w:hAnsi="Arial"/>
            <w:b/>
            <w:bCs/>
            <w:iCs/>
          </w:rPr>
          <w:t>Cellule des marchés DSHA</w:t>
        </w:r>
      </w:ins>
    </w:p>
    <w:p>
      <w:pPr>
        <w:pStyle w:val="Header"/>
        <w:rPr>
          <w:ins w:id="5" w:author="Marie BLANDIN (CHUB)" w:date="2024-09-30T15:43:00Z"/>
          <w:rFonts w:ascii="Arial" w:hAnsi="Arial" w:cs="Arial"/>
          <w:b/>
          <w:bCs/>
          <w:iCs/>
        </w:rPr>
      </w:pPr>
      <w:ins w:id="4" w:author="Marie BLANDIN (CHUB)" w:date="2024-09-30T15:43:00Z">
        <w:r>
          <w:rPr>
            <w:rFonts w:cs="Arial" w:ascii="Arial" w:hAnsi="Arial"/>
            <w:b/>
            <w:bCs/>
            <w:iCs/>
          </w:rPr>
          <w:t>3 boulevard A.Fleming</w:t>
        </w:r>
      </w:ins>
    </w:p>
    <w:p>
      <w:pPr>
        <w:pStyle w:val="Header"/>
        <w:rPr>
          <w:del w:id="7" w:author="Marie BLANDIN (CHUB)" w:date="2024-09-30T15:43:00Z"/>
          <w:rFonts w:ascii="Arial" w:hAnsi="Arial" w:cs="Arial"/>
          <w:b/>
          <w:bCs/>
        </w:rPr>
      </w:pPr>
      <w:ins w:id="6" w:author="Marie BLANDIN (CHUB)" w:date="2024-09-30T15:43:00Z">
        <w:r>
          <w:rPr>
            <w:rFonts w:cs="Arial" w:ascii="Arial" w:hAnsi="Arial"/>
            <w:b/>
            <w:bCs/>
            <w:iCs/>
          </w:rPr>
          <w:t>25030 BESANCON Cedex</w:t>
        </w:r>
      </w:ins>
    </w:p>
    <w:p>
      <w:pPr>
        <w:pStyle w:val="Header"/>
        <w:widowControl/>
        <w:suppressAutoHyphens w:val="true"/>
        <w:bidi w:val="0"/>
        <w:rPr>
          <w:del w:id="9" w:author="Marie BLANDIN (CHUB)" w:date="2024-09-30T15:43:00Z"/>
          <w:rFonts w:ascii="Arial" w:hAnsi="Arial" w:cs="Arial"/>
          <w:b/>
          <w:bCs/>
        </w:rPr>
      </w:pPr>
      <w:del w:id="8" w:author="Marie BLANDIN (CHUB)" w:date="2024-09-30T15:43:00Z">
        <w:r>
          <w:rPr>
            <w:rFonts w:cs="Arial" w:ascii="Arial" w:hAnsi="Arial"/>
            <w:b/>
            <w:bCs/>
          </w:rPr>
        </w:r>
      </w:del>
    </w:p>
    <w:p>
      <w:pPr>
        <w:pStyle w:val="Header"/>
        <w:widowControl/>
        <w:suppressAutoHyphens w:val="true"/>
        <w:bidi w:val="0"/>
        <w:rPr>
          <w:del w:id="11" w:author="Marie BLANDIN (CHUB)" w:date="2024-09-30T15:43:00Z"/>
          <w:rFonts w:ascii="Arial" w:hAnsi="Arial" w:cs="Arial"/>
          <w:b/>
          <w:bCs/>
        </w:rPr>
      </w:pPr>
      <w:del w:id="10" w:author="Marie BLANDIN (CHUB)" w:date="2024-09-30T15:43:00Z">
        <w:r>
          <w:rPr>
            <w:rFonts w:cs="Arial" w:ascii="Arial" w:hAnsi="Arial"/>
          </w:rPr>
        </w:r>
      </w:del>
    </w:p>
    <w:p>
      <w:pPr>
        <w:pStyle w:val="Header"/>
        <w:widowControl/>
        <w:suppressAutoHyphens w:val="true"/>
        <w:bidi w:val="0"/>
        <w:rPr>
          <w:del w:id="13" w:author="Marie BLANDIN (CHUB)" w:date="2024-09-30T15:43:00Z"/>
          <w:rFonts w:ascii="Arial" w:hAnsi="Arial" w:cs="Arial"/>
          <w:b/>
          <w:bCs/>
        </w:rPr>
      </w:pPr>
      <w:del w:id="12" w:author="Marie BLANDIN (CHUB)" w:date="2024-09-30T15:43:00Z">
        <w:r>
          <w:rPr>
            <w:rFonts w:cs="Arial" w:ascii="Arial" w:hAnsi="Arial"/>
          </w:rPr>
        </w:r>
      </w:del>
    </w:p>
    <w:p>
      <w:pPr>
        <w:pStyle w:val="Header"/>
        <w:widowControl/>
        <w:suppressAutoHyphens w:val="true"/>
        <w:bidi w:val="0"/>
        <w:rPr>
          <w:del w:id="15" w:author="Marie BLANDIN (CHUB)" w:date="2024-09-30T15:43:00Z"/>
          <w:rFonts w:ascii="Arial" w:hAnsi="Arial" w:cs="Arial"/>
          <w:b/>
          <w:bCs/>
        </w:rPr>
      </w:pPr>
      <w:del w:id="14" w:author="Marie BLANDIN (CHUB)" w:date="2024-09-30T15:43:00Z">
        <w:r>
          <w:rPr>
            <w:rFonts w:cs="Arial" w:ascii="Arial" w:hAnsi="Arial"/>
          </w:rPr>
        </w:r>
      </w:del>
    </w:p>
    <w:p>
      <w:pPr>
        <w:pStyle w:val="Header"/>
        <w:widowControl/>
        <w:suppressAutoHyphens w:val="true"/>
        <w:bidi w:val="0"/>
        <w:rPr>
          <w:rFonts w:ascii="Arial" w:hAnsi="Arial" w:cs="Arial"/>
          <w:b/>
          <w:bCs/>
        </w:rPr>
      </w:pPr>
      <w:r>
        <w:rPr>
          <w:rFonts w:cs="Arial" w:ascii="Arial" w:hAnsi="Arial"/>
        </w:rPr>
      </w:r>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rHeight w:val="160" w:hRule="atLeast"/>
        </w:trPr>
        <w:tc>
          <w:tcPr>
            <w:tcW w:w="10277" w:type="dxa"/>
            <w:tcBorders/>
            <w:shd w:fill="66CCFF" w:val="clear"/>
          </w:tcPr>
          <w:p>
            <w:pPr>
              <w:pStyle w:val="Normal"/>
              <w:tabs>
                <w:tab w:val="clear" w:pos="567"/>
                <w:tab w:val="left" w:pos="-142" w:leader="none"/>
                <w:tab w:val="left" w:pos="4111" w:leader="none"/>
              </w:tabs>
              <w:jc w:val="both"/>
              <w:rPr>
                <w:rFonts w:ascii="Arial" w:hAnsi="Arial" w:cs="Arial"/>
                <w:i/>
                <w:sz w:val="18"/>
                <w:szCs w:val="18"/>
              </w:rPr>
            </w:pPr>
            <w:r>
              <w:rPr>
                <w:rFonts w:cs="Arial" w:ascii="Arial" w:hAnsi="Arial"/>
                <w:b/>
                <w:bCs/>
                <w:sz w:val="22"/>
                <w:szCs w:val="22"/>
              </w:rPr>
              <w:t>B - Objet de la consultation</w:t>
            </w:r>
          </w:p>
        </w:tc>
      </w:tr>
    </w:tbl>
    <w:p>
      <w:pPr>
        <w:pStyle w:val="fcase1ertab"/>
        <w:tabs>
          <w:tab w:val="clear" w:pos="426"/>
          <w:tab w:val="left" w:pos="0" w:leader="none"/>
        </w:tabs>
        <w:spacing w:before="120" w:after="0"/>
        <w:ind w:hanging="0" w:start="0" w:end="0"/>
        <w:rPr>
          <w:rFonts w:ascii="Arial" w:hAnsi="Arial" w:cs="Arial"/>
          <w:bCs/>
        </w:rPr>
      </w:pPr>
      <w:r>
        <w:rPr>
          <w:rFonts w:cs="Arial" w:ascii="Arial" w:hAnsi="Arial"/>
          <w:i/>
          <w:sz w:val="18"/>
          <w:szCs w:val="18"/>
        </w:rPr>
        <w:t>(</w:t>
      </w:r>
      <w:r>
        <w:rPr>
          <w:rFonts w:cs="Arial" w:ascii="Arial" w:hAnsi="Arial"/>
          <w:bCs/>
          <w:i/>
          <w:iCs/>
          <w:sz w:val="18"/>
          <w:szCs w:val="18"/>
        </w:rPr>
        <w:t>Reprendre le contenu de la mention figurant dans l’avis d’appel à la concurrence ou l’invitation à confirmer l’intérêt</w:t>
      </w:r>
      <w:r>
        <w:rPr>
          <w:rFonts w:cs="Arial" w:ascii="Arial" w:hAnsi="Arial"/>
          <w:b/>
          <w:bCs/>
          <w:i/>
          <w:iCs/>
          <w:sz w:val="18"/>
          <w:szCs w:val="18"/>
        </w:rPr>
        <w:t> </w:t>
      </w:r>
      <w:r>
        <w:rPr>
          <w:rFonts w:cs="Arial" w:ascii="Arial" w:hAnsi="Arial"/>
          <w:bCs/>
          <w:i/>
          <w:iCs/>
          <w:sz w:val="18"/>
          <w:szCs w:val="18"/>
        </w:rPr>
        <w:t>;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r>
        <w:rPr>
          <w:rFonts w:cs="Arial" w:ascii="Arial" w:hAnsi="Arial"/>
          <w:i/>
          <w:sz w:val="18"/>
          <w:szCs w:val="18"/>
        </w:rPr>
        <w:t>)</w:t>
      </w:r>
    </w:p>
    <w:p>
      <w:pPr>
        <w:pStyle w:val="fcase1ertab"/>
        <w:tabs>
          <w:tab w:val="clear" w:pos="426"/>
          <w:tab w:val="left" w:pos="0" w:leader="none"/>
        </w:tabs>
        <w:spacing w:before="120" w:after="0"/>
        <w:ind w:hanging="0" w:start="0" w:end="0"/>
        <w:rPr>
          <w:rFonts w:ascii="Arial" w:hAnsi="Arial" w:cs="Arial"/>
          <w:bCs/>
        </w:rPr>
      </w:pPr>
      <w:r>
        <w:rPr>
          <w:b w:val="0"/>
        </w:rPr>
        <w:t>Prestation de conception et de realisation de contenus audiovisuels pour le GPMS Doubs Jura - Consultation n. 2026-28 (accord-cadre, procedure adaptee ouverte, non alloti)</w:t>
      </w:r>
    </w:p>
    <w:p>
      <w:pPr>
        <w:pStyle w:val="Normal"/>
        <w:rPr>
          <w:rFonts w:ascii="Arial" w:hAnsi="Arial" w:cs="Arial"/>
          <w:b/>
          <w:bCs/>
        </w:rPr>
      </w:pPr>
      <w:r>
        <w:rPr>
          <w:rFonts w:cs="Arial" w:ascii="Arial" w:hAnsi="Arial"/>
          <w:b/>
          <w:bCs/>
        </w:rPr>
      </w:r>
    </w:p>
    <w:p>
      <w:pPr>
        <w:pStyle w:val="Normal"/>
        <w:rPr>
          <w:del w:id="17" w:author="Marie BLANDIN (CHUB)" w:date="2024-09-30T15:43:00Z"/>
          <w:rFonts w:ascii="Arial" w:hAnsi="Arial" w:cs="Arial"/>
          <w:b/>
          <w:bCs/>
        </w:rPr>
      </w:pPr>
      <w:del w:id="16" w:author="Marie BLANDIN (CHUB)" w:date="2024-09-30T15:43:00Z">
        <w:r>
          <w:rPr>
            <w:rFonts w:cs="Arial" w:ascii="Arial" w:hAnsi="Arial"/>
            <w:b/>
            <w:bCs/>
          </w:rPr>
        </w:r>
      </w:del>
    </w:p>
    <w:p>
      <w:pPr>
        <w:pStyle w:val="Normal"/>
        <w:rPr>
          <w:ins w:id="19" w:author="Marie BLANDIN (CHUB)" w:date="2024-09-30T15:43:00Z"/>
          <w:rFonts w:ascii="Arial" w:hAnsi="Arial" w:cs="Arial"/>
          <w:b/>
          <w:bCs/>
        </w:rPr>
      </w:pPr>
      <w:ins w:id="18" w:author="Marie BLANDIN (CHUB)" w:date="2024-09-30T15:43:00Z">
        <w:r>
          <w:rPr>
            <w:rFonts w:cs="Arial" w:ascii="Arial" w:hAnsi="Arial"/>
            <w:b/>
            <w:bCs/>
          </w:rPr>
        </w:r>
      </w:ins>
    </w:p>
    <w:p>
      <w:pPr>
        <w:pStyle w:val="Normal"/>
        <w:rPr>
          <w:del w:id="21" w:author="Marie BLANDIN (CHUB)" w:date="2024-09-30T15:43:00Z"/>
          <w:rFonts w:ascii="Arial" w:hAnsi="Arial" w:cs="Arial"/>
          <w:b/>
          <w:bCs/>
        </w:rPr>
      </w:pPr>
      <w:del w:id="20" w:author="Marie BLANDIN (CHUB)" w:date="2024-09-30T15:43:00Z">
        <w:r>
          <w:rPr>
            <w:rFonts w:cs="Arial" w:ascii="Arial" w:hAnsi="Arial"/>
            <w:b/>
            <w:bCs/>
          </w:rPr>
        </w:r>
      </w:del>
    </w:p>
    <w:p>
      <w:pPr>
        <w:pStyle w:val="Normal"/>
        <w:rPr>
          <w:del w:id="23" w:author="Marie BLANDIN (CHUB)" w:date="2024-09-30T15:43:00Z"/>
          <w:rFonts w:ascii="Arial" w:hAnsi="Arial" w:cs="Arial"/>
          <w:b/>
          <w:bCs/>
        </w:rPr>
      </w:pPr>
      <w:del w:id="22" w:author="Marie BLANDIN (CHUB)" w:date="2024-09-30T15:43:00Z">
        <w:r>
          <w:rPr>
            <w:rFonts w:cs="Arial" w:ascii="Arial" w:hAnsi="Arial"/>
            <w:b/>
            <w:bCs/>
          </w:rPr>
        </w:r>
      </w:del>
    </w:p>
    <w:p>
      <w:pPr>
        <w:pStyle w:val="Normal"/>
        <w:rPr>
          <w:del w:id="25" w:author="Marie BLANDIN (CHUB)" w:date="2024-09-30T15:43:00Z"/>
          <w:rFonts w:ascii="Arial" w:hAnsi="Arial" w:cs="Arial"/>
          <w:b/>
          <w:bCs/>
        </w:rPr>
      </w:pPr>
      <w:del w:id="24" w:author="Marie BLANDIN (CHUB)" w:date="2024-09-30T15:43:00Z">
        <w:r>
          <w:rPr>
            <w:rFonts w:cs="Arial" w:ascii="Arial" w:hAnsi="Arial"/>
            <w:b/>
            <w:bCs/>
          </w:rPr>
        </w:r>
      </w:del>
    </w:p>
    <w:p>
      <w:pPr>
        <w:pStyle w:val="Normal"/>
        <w:rPr>
          <w:del w:id="27" w:author="Marie BLANDIN (CHUB)" w:date="2024-09-30T15:43:00Z"/>
          <w:rFonts w:ascii="Arial" w:hAnsi="Arial" w:cs="Arial"/>
          <w:b/>
          <w:bCs/>
        </w:rPr>
      </w:pPr>
      <w:del w:id="26" w:author="Marie BLANDIN (CHUB)" w:date="2024-09-30T15:43:00Z">
        <w:r>
          <w:rPr>
            <w:rFonts w:cs="Arial" w:ascii="Arial" w:hAnsi="Arial"/>
            <w:b/>
            <w:bCs/>
          </w:rPr>
        </w:r>
      </w:del>
    </w:p>
    <w:p>
      <w:pPr>
        <w:pStyle w:val="Normal"/>
        <w:rPr>
          <w:del w:id="29" w:author="Marie BLANDIN (CHUB)" w:date="2024-09-30T15:43:00Z"/>
          <w:rFonts w:ascii="Arial" w:hAnsi="Arial" w:cs="Arial"/>
          <w:b/>
          <w:bCs/>
        </w:rPr>
      </w:pPr>
      <w:del w:id="28" w:author="Marie BLANDIN (CHUB)" w:date="2024-09-30T15:43:00Z">
        <w:r>
          <w:rPr>
            <w:rFonts w:cs="Arial" w:ascii="Arial" w:hAnsi="Arial"/>
            <w:b/>
            <w:bCs/>
          </w:rPr>
        </w:r>
      </w:del>
    </w:p>
    <w:p>
      <w:pPr>
        <w:pStyle w:val="Normal"/>
        <w:rPr>
          <w:del w:id="31" w:author="Marie BLANDIN (CHUB)" w:date="2024-09-30T15:43:00Z"/>
          <w:rFonts w:ascii="Arial" w:hAnsi="Arial" w:cs="Arial"/>
          <w:b/>
          <w:bCs/>
        </w:rPr>
      </w:pPr>
      <w:del w:id="30" w:author="Marie BLANDIN (CHUB)" w:date="2024-09-30T15:43:00Z">
        <w:r>
          <w:rPr>
            <w:rFonts w:cs="Arial" w:ascii="Arial" w:hAnsi="Arial"/>
            <w:b/>
            <w:bCs/>
          </w:rPr>
        </w:r>
      </w:del>
    </w:p>
    <w:p>
      <w:pPr>
        <w:pStyle w:val="Normal"/>
        <w:rPr>
          <w:del w:id="33" w:author="Marie BLANDIN (CHUB)" w:date="2024-09-30T15:43:00Z"/>
          <w:rFonts w:ascii="Arial" w:hAnsi="Arial" w:cs="Arial"/>
          <w:b/>
          <w:bCs/>
        </w:rPr>
      </w:pPr>
      <w:del w:id="32" w:author="Marie BLANDIN (CHUB)" w:date="2024-09-30T15:43:00Z">
        <w:r>
          <w:rPr>
            <w:rFonts w:cs="Arial" w:ascii="Arial" w:hAnsi="Arial"/>
            <w:b/>
            <w:bCs/>
          </w:rPr>
        </w:r>
      </w:del>
    </w:p>
    <w:p>
      <w:pPr>
        <w:pStyle w:val="Normal"/>
        <w:rPr>
          <w:del w:id="35" w:author="Marie BLANDIN (CHUB)" w:date="2024-09-30T15:43:00Z"/>
          <w:rFonts w:ascii="Arial" w:hAnsi="Arial" w:cs="Arial"/>
          <w:b/>
          <w:bCs/>
        </w:rPr>
      </w:pPr>
      <w:del w:id="34" w:author="Marie BLANDIN (CHUB)" w:date="2024-09-30T15:43:00Z">
        <w:r>
          <w:rPr>
            <w:rFonts w:cs="Arial" w:ascii="Arial" w:hAnsi="Arial"/>
            <w:b/>
            <w:bCs/>
          </w:rPr>
        </w:r>
      </w:del>
    </w:p>
    <w:p>
      <w:pPr>
        <w:pStyle w:val="Normal"/>
        <w:rPr>
          <w:del w:id="37" w:author="Marie BLANDIN (CHUB)" w:date="2024-09-30T15:43:00Z"/>
          <w:rFonts w:ascii="Arial" w:hAnsi="Arial" w:cs="Arial"/>
          <w:b/>
          <w:bCs/>
        </w:rPr>
      </w:pPr>
      <w:del w:id="36" w:author="Marie BLANDIN (CHUB)" w:date="2024-09-30T15:43:00Z">
        <w:r>
          <w:rPr>
            <w:rFonts w:cs="Arial" w:ascii="Arial" w:hAnsi="Arial"/>
            <w:b/>
            <w:bCs/>
          </w:rPr>
        </w:r>
      </w:del>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sz w:val="18"/>
                <w:szCs w:val="18"/>
              </w:rPr>
            </w:pPr>
            <w:r>
              <w:rPr>
                <w:rFonts w:cs="Arial" w:ascii="Arial" w:hAnsi="Arial"/>
                <w:b/>
                <w:bCs/>
                <w:sz w:val="22"/>
                <w:szCs w:val="22"/>
              </w:rPr>
              <w:t>C - Objet de la candidature</w:t>
            </w:r>
          </w:p>
        </w:tc>
      </w:tr>
    </w:tbl>
    <w:p>
      <w:pPr>
        <w:pStyle w:val="Normal"/>
        <w:spacing w:before="120" w:after="0"/>
        <w:rPr>
          <w:rFonts w:ascii="Arial" w:hAnsi="Arial" w:cs="Arial"/>
        </w:rPr>
      </w:pPr>
      <w:r>
        <w:rPr>
          <w:rFonts w:cs="Arial" w:ascii="Arial" w:hAnsi="Arial"/>
          <w:i/>
          <w:sz w:val="18"/>
          <w:szCs w:val="18"/>
        </w:rPr>
        <w:t>(Cocher la case correspondante.)</w:t>
      </w:r>
    </w:p>
    <w:p>
      <w:pPr>
        <w:pStyle w:val="Heading1"/>
        <w:ind w:hanging="432" w:start="0" w:end="0"/>
        <w:rPr>
          <w:rFonts w:ascii="Arial" w:hAnsi="Arial" w:cs="Arial"/>
          <w:b w:val="false"/>
          <w:bCs w:val="false"/>
        </w:rPr>
      </w:pPr>
      <w:r>
        <w:rPr>
          <w:rFonts w:cs="Arial" w:ascii="Arial" w:hAnsi="Arial"/>
          <w:b w:val="false"/>
          <w:bCs w:val="false"/>
        </w:rPr>
      </w:r>
    </w:p>
    <w:p>
      <w:pPr>
        <w:pStyle w:val="Heading1"/>
        <w:ind w:hanging="432" w:start="0" w:end="0"/>
        <w:rPr>
          <w:rFonts w:ascii="Arial" w:hAnsi="Arial" w:cs="Arial"/>
          <w:b w:val="false"/>
          <w:bCs w:val="false"/>
        </w:rPr>
      </w:pPr>
      <w:r>
        <w:rPr>
          <w:rFonts w:cs="Arial" w:ascii="Arial" w:hAnsi="Arial"/>
          <w:b w:val="false"/>
          <w:bCs w:val="false"/>
        </w:rPr>
        <w:t>La candidature est présentée :</w:t>
      </w:r>
    </w:p>
    <w:p>
      <w:pPr>
        <w:pStyle w:val="Heading1"/>
        <w:ind w:hanging="432" w:start="0" w:end="0"/>
        <w:rPr>
          <w:rFonts w:ascii="Arial" w:hAnsi="Arial" w:cs="Arial"/>
          <w:b w:val="false"/>
          <w:bCs w:val="false"/>
        </w:rPr>
      </w:pPr>
      <w:r>
        <w:rPr>
          <w:rFonts w:cs="Arial" w:ascii="Arial" w:hAnsi="Arial"/>
          <w:b w:val="false"/>
          <w:bCs w:val="false"/>
        </w:rPr>
      </w:r>
    </w:p>
    <w:p>
      <w:pPr>
        <w:pStyle w:val="Heading1"/>
        <w:rPr>
          <w:rFonts w:ascii="Arial" w:hAnsi="Arial" w:cs="Arial"/>
        </w:rPr>
      </w:pPr>
      <w:r>
        <w:fldChar w:fldCharType="begin">
          <w:ffData>
            <w:name w:val="Unnamed"/>
            <w:enabled/>
            <w:calcOnExit w:val="0"/>
            <w:checkBox>
              <w:sizeAuto/>
            </w:checkBox>
          </w:ffData>
        </w:fldChar>
      </w:r>
      <w:r>
        <w:rPr/>
        <w:instrText xml:space="preserve"> FORMCHECKBOX </w:instrText>
      </w:r>
      <w:r>
        <w:rPr/>
        <w:fldChar w:fldCharType="separate"/>
      </w:r>
      <w:bookmarkStart w:id="0" w:name="Unnamed"/>
      <w:bookmarkStart w:id="1" w:name="Unnamed"/>
      <w:bookmarkEnd w:id="1"/>
      <w:r>
        <w:rPr/>
      </w:r>
      <w:r>
        <w:rPr/>
        <w:fldChar w:fldCharType="end"/>
      </w:r>
      <w:r>
        <w:rPr>
          <w:rFonts w:cs="Arial" w:ascii="Arial" w:hAnsi="Arial"/>
          <w:b w:val="false"/>
          <w:bCs w:val="false"/>
        </w:rPr>
        <w:t xml:space="preserve"> pour le marché public </w:t>
      </w:r>
      <w:r>
        <w:rPr>
          <w:rFonts w:cs="Arial" w:ascii="Arial" w:hAnsi="Arial"/>
          <w:b w:val="false"/>
          <w:i/>
          <w:iCs/>
          <w:sz w:val="18"/>
          <w:szCs w:val="18"/>
        </w:rPr>
        <w:t xml:space="preserve">(en cas de non allotissement) </w:t>
      </w:r>
      <w:r>
        <w:rPr>
          <w:rFonts w:cs="Arial" w:ascii="Arial" w:hAnsi="Arial"/>
          <w:b w:val="false"/>
          <w:bCs w:val="false"/>
          <w:iCs/>
        </w:rPr>
        <w:t>;</w:t>
      </w:r>
    </w:p>
    <w:p>
      <w:pPr>
        <w:pStyle w:val="Heading1"/>
        <w:rPr>
          <w:rFonts w:ascii="Arial" w:hAnsi="Arial" w:cs="Arial"/>
        </w:rPr>
      </w:pPr>
      <w:r>
        <w:rPr>
          <w:b/>
        </w:rPr>
        <w:t>(X) Candidature presentee pour le marche public dans son ensemble (marche non alloti).</w:t>
      </w:r>
    </w:p>
    <w:p>
      <w:pPr>
        <w:pStyle w:val="Normal"/>
        <w:numPr>
          <w:ilvl w:val="0"/>
          <w:numId w:val="1"/>
        </w:numPr>
        <w:rPr>
          <w:rFonts w:ascii="Arial" w:hAnsi="Arial" w:cs="Arial"/>
        </w:rPr>
      </w:pPr>
      <w:r>
        <w:rPr>
          <w:rFonts w:cs="Arial" w:ascii="Arial" w:hAnsi="Arial"/>
        </w:rPr>
      </w:r>
    </w:p>
    <w:p>
      <w:pPr>
        <w:pStyle w:val="Header"/>
        <w:numPr>
          <w:ilvl w:val="0"/>
          <w:numId w:val="1"/>
        </w:numPr>
        <w:tabs>
          <w:tab w:val="clear" w:pos="4536"/>
          <w:tab w:val="clear" w:pos="9072"/>
        </w:tabs>
        <w:ind w:firstLine="135" w:start="432" w:end="0"/>
        <w:rPr>
          <w:rFonts w:ascii="Arial" w:hAnsi="Arial" w:cs="Arial"/>
          <w:b/>
          <w:bCs/>
        </w:rPr>
      </w:pPr>
      <w:r>
        <w:fldChar w:fldCharType="begin">
          <w:ffData>
            <w:name w:val="Unnamed Copy 1"/>
            <w:enabled/>
            <w:calcOnExit w:val="0"/>
            <w:checkBox>
              <w:sizeAuto/>
            </w:checkBox>
          </w:ffData>
        </w:fldChar>
      </w:r>
      <w:r>
        <w:rPr/>
        <w:instrText xml:space="preserve"> FORMCHECKBOX </w:instrText>
      </w:r>
      <w:r>
        <w:rPr/>
        <w:fldChar w:fldCharType="separate"/>
      </w:r>
      <w:bookmarkStart w:id="2" w:name="Unnamed_Copy_1"/>
      <w:bookmarkStart w:id="3" w:name="Unnamed_Copy_1"/>
      <w:bookmarkEnd w:id="3"/>
      <w:r>
        <w:rPr/>
      </w:r>
      <w:r>
        <w:rPr/>
        <w:fldChar w:fldCharType="end"/>
      </w:r>
      <w:r>
        <w:rPr>
          <w:rFonts w:cs="Arial" w:ascii="Arial" w:hAnsi="Arial"/>
        </w:rPr>
        <w:t> pour tous les lots de la procédure de passation du marché public ;</w:t>
      </w:r>
    </w:p>
    <w:p>
      <w:pPr>
        <w:pStyle w:val="Header"/>
        <w:tabs>
          <w:tab w:val="clear" w:pos="4536"/>
          <w:tab w:val="clear" w:pos="9072"/>
        </w:tabs>
        <w:rPr>
          <w:rFonts w:ascii="Arial" w:hAnsi="Arial" w:cs="Arial"/>
        </w:rPr>
      </w:pPr>
      <w:r>
        <w:rPr>
          <w:rFonts w:cs="Arial" w:ascii="Arial" w:hAnsi="Arial"/>
          <w:b/>
          <w:bCs/>
        </w:rPr>
      </w:r>
    </w:p>
    <w:p>
      <w:pPr>
        <w:pStyle w:val="Normal"/>
        <w:ind w:hanging="426" w:start="993" w:end="0"/>
        <w:jc w:val="both"/>
        <w:rPr>
          <w:del w:id="38" w:author="Marie BLANDIN (CHUB)" w:date="2024-09-30T15:43:00Z"/>
          <w:rFonts w:ascii="Arial" w:hAnsi="Arial" w:cs="Arial"/>
        </w:rPr>
      </w:pPr>
      <w:r>
        <w:fldChar w:fldCharType="begin">
          <w:ffData>
            <w:name w:val="Unnamed Copy 2"/>
            <w:enabled/>
            <w:calcOnExit w:val="0"/>
            <w:checkBox>
              <w:sizeAuto/>
            </w:checkBox>
          </w:ffData>
        </w:fldChar>
      </w:r>
      <w:r>
        <w:rPr/>
        <w:instrText xml:space="preserve"> FORMCHECKBOX </w:instrText>
      </w:r>
      <w:r>
        <w:rPr/>
        <w:fldChar w:fldCharType="separate"/>
      </w:r>
      <w:bookmarkStart w:id="4" w:name="Unnamed_Copy_2"/>
      <w:bookmarkStart w:id="5" w:name="Unnamed_Copy_2"/>
      <w:bookmarkEnd w:id="5"/>
      <w:r>
        <w:rPr/>
      </w:r>
      <w:r>
        <w:rPr/>
        <w:fldChar w:fldCharType="end"/>
      </w:r>
      <w:r>
        <w:rPr/>
        <w:t> </w:t>
      </w:r>
      <w:r>
        <w:rPr>
          <w:rFonts w:cs="Arial" w:ascii="Arial" w:hAnsi="Arial"/>
        </w:rPr>
        <w:t xml:space="preserve">pour le lot n°……. ou les lots n°…………… de la procédure de passation du marché public </w:t>
      </w:r>
      <w:r>
        <w:rPr>
          <w:rFonts w:cs="Arial" w:ascii="Arial" w:hAnsi="Arial"/>
          <w:i/>
          <w:iCs/>
          <w:sz w:val="18"/>
          <w:szCs w:val="18"/>
        </w:rPr>
        <w:t>(en cas d’allotissement ; si les lots n’ont pas été numérotés, indiquer ci-dessous l’intitulé du ou des lots tels qu’ils figurent dans l’avis d'appel à la concurrence</w:t>
      </w:r>
      <w:r>
        <w:rPr>
          <w:rFonts w:cs="Arial" w:ascii="Arial" w:hAnsi="Arial"/>
          <w:bCs/>
          <w:i/>
          <w:iCs/>
          <w:sz w:val="18"/>
          <w:szCs w:val="18"/>
        </w:rPr>
        <w:t xml:space="preserve"> ou l’invitation à confirmer l’intérêt</w:t>
      </w:r>
      <w:r>
        <w:rPr>
          <w:rFonts w:cs="Arial" w:ascii="Arial" w:hAnsi="Arial"/>
          <w:i/>
          <w:iCs/>
          <w:sz w:val="18"/>
          <w:szCs w:val="18"/>
        </w:rPr>
        <w:t>).</w:t>
      </w:r>
    </w:p>
    <w:p>
      <w:pPr>
        <w:pStyle w:val="Normal"/>
        <w:widowControl/>
        <w:suppressAutoHyphens w:val="true"/>
        <w:bidi w:val="0"/>
        <w:ind w:hanging="426" w:start="993" w:end="0"/>
        <w:jc w:val="both"/>
        <w:rPr>
          <w:del w:id="40" w:author="Marie BLANDIN (CHUB)" w:date="2024-09-30T15:43:00Z"/>
          <w:rFonts w:ascii="Arial" w:hAnsi="Arial" w:cs="Arial"/>
        </w:rPr>
      </w:pPr>
      <w:del w:id="39" w:author="Marie BLANDIN (CHUB)" w:date="2024-09-30T15:43:00Z">
        <w:r>
          <w:rPr>
            <w:rFonts w:cs="Arial" w:ascii="Arial" w:hAnsi="Arial"/>
          </w:rPr>
        </w:r>
      </w:del>
    </w:p>
    <w:p>
      <w:pPr>
        <w:pStyle w:val="Normal"/>
        <w:widowControl/>
        <w:suppressAutoHyphens w:val="true"/>
        <w:bidi w:val="0"/>
        <w:ind w:hanging="426" w:start="993" w:end="0"/>
        <w:jc w:val="both"/>
        <w:rPr>
          <w:del w:id="42" w:author="Marie BLANDIN (CHUB)" w:date="2024-09-30T15:43:00Z"/>
          <w:rFonts w:ascii="Arial" w:hAnsi="Arial" w:cs="Arial"/>
        </w:rPr>
      </w:pPr>
      <w:del w:id="41" w:author="Marie BLANDIN (CHUB)" w:date="2024-09-30T15:43:00Z">
        <w:r>
          <w:rPr>
            <w:rFonts w:cs="Arial" w:ascii="Arial" w:hAnsi="Arial"/>
          </w:rPr>
        </w:r>
      </w:del>
    </w:p>
    <w:p>
      <w:pPr>
        <w:pStyle w:val="Normal"/>
        <w:widowControl/>
        <w:suppressAutoHyphens w:val="true"/>
        <w:bidi w:val="0"/>
        <w:ind w:hanging="426" w:start="993" w:end="0"/>
        <w:jc w:val="both"/>
        <w:rPr>
          <w:del w:id="44" w:author="Marie BLANDIN (CHUB)" w:date="2024-09-30T15:43:00Z"/>
          <w:rFonts w:ascii="Arial" w:hAnsi="Arial" w:cs="Arial"/>
        </w:rPr>
      </w:pPr>
      <w:del w:id="43" w:author="Marie BLANDIN (CHUB)" w:date="2024-09-30T15:43:00Z">
        <w:r>
          <w:rPr>
            <w:rFonts w:cs="Arial" w:ascii="Arial" w:hAnsi="Arial"/>
          </w:rPr>
        </w:r>
      </w:del>
    </w:p>
    <w:p>
      <w:pPr>
        <w:pStyle w:val="Normal"/>
        <w:widowControl/>
        <w:suppressAutoHyphens w:val="true"/>
        <w:bidi w:val="0"/>
        <w:ind w:hanging="426" w:start="993" w:end="0"/>
        <w:jc w:val="both"/>
        <w:rPr>
          <w:rFonts w:ascii="Arial" w:hAnsi="Arial" w:cs="Arial"/>
        </w:rPr>
      </w:pPr>
      <w:r>
        <w:rPr>
          <w:rFonts w:cs="Arial" w:ascii="Arial" w:hAnsi="Arial"/>
        </w:rPr>
      </w:r>
      <w:r>
        <w:br w:type="page"/>
      </w:r>
    </w:p>
    <w:p>
      <w:pPr>
        <w:pStyle w:val="Normal"/>
        <w:rPr>
          <w:rFonts w:ascii="Arial" w:hAnsi="Arial" w:cs="Arial"/>
          <w:b/>
          <w:bCs/>
        </w:rPr>
      </w:pPr>
      <w:r>
        <w:rPr>
          <w:rFonts w:cs="Arial" w:ascii="Arial" w:hAnsi="Arial"/>
          <w:b/>
          <w:bCs/>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bCs/>
                <w:sz w:val="22"/>
                <w:szCs w:val="22"/>
              </w:rPr>
              <w:t>D - Présentation du candidat</w:t>
            </w:r>
          </w:p>
        </w:tc>
      </w:tr>
    </w:tbl>
    <w:p>
      <w:pPr>
        <w:pStyle w:val="Header"/>
        <w:tabs>
          <w:tab w:val="clear" w:pos="4536"/>
          <w:tab w:val="clear" w:pos="9072"/>
        </w:tabs>
        <w:spacing w:before="120" w:after="0"/>
        <w:rPr>
          <w:rFonts w:ascii="Arial" w:hAnsi="Arial" w:cs="Arial"/>
        </w:rPr>
      </w:pPr>
      <w:r>
        <w:rPr>
          <w:rFonts w:cs="Arial" w:ascii="Arial" w:hAnsi="Arial"/>
          <w:i/>
          <w:iCs/>
          <w:sz w:val="18"/>
          <w:szCs w:val="18"/>
        </w:rPr>
        <w:t>(Cocher la case correspondante.)</w:t>
      </w:r>
    </w:p>
    <w:p>
      <w:pPr>
        <w:pStyle w:val="Header"/>
        <w:tabs>
          <w:tab w:val="clear" w:pos="4536"/>
          <w:tab w:val="clear" w:pos="9072"/>
        </w:tabs>
        <w:rPr>
          <w:rFonts w:ascii="Arial" w:hAnsi="Arial" w:cs="Arial"/>
        </w:rPr>
      </w:pPr>
      <w:r>
        <w:rPr>
          <w:rFonts w:cs="Arial" w:ascii="Arial" w:hAnsi="Arial"/>
        </w:rPr>
      </w:r>
    </w:p>
    <w:p>
      <w:pPr>
        <w:pStyle w:val="Normal"/>
        <w:ind w:start="567" w:end="0"/>
        <w:rPr>
          <w:rFonts w:ascii="Arial" w:hAnsi="Arial" w:cs="Arial"/>
          <w:i/>
          <w:sz w:val="18"/>
          <w:szCs w:val="18"/>
        </w:rPr>
      </w:pPr>
      <w:r>
        <w:fldChar w:fldCharType="begin">
          <w:ffData>
            <w:name w:val="Unnamed Copy 3"/>
            <w:enabled/>
            <w:calcOnExit w:val="0"/>
            <w:checkBox>
              <w:sizeAuto/>
            </w:checkBox>
          </w:ffData>
        </w:fldChar>
      </w:r>
      <w:r>
        <w:rPr/>
        <w:instrText xml:space="preserve"> FORMCHECKBOX </w:instrText>
      </w:r>
      <w:r>
        <w:rPr/>
        <w:fldChar w:fldCharType="separate"/>
      </w:r>
      <w:bookmarkStart w:id="6" w:name="Unnamed_Copy_3"/>
      <w:bookmarkStart w:id="7" w:name="Unnamed_Copy_3"/>
      <w:bookmarkEnd w:id="7"/>
      <w:r>
        <w:rPr/>
      </w:r>
      <w:r>
        <w:rPr/>
        <w:fldChar w:fldCharType="end"/>
      </w:r>
      <w:r>
        <w:rPr>
          <w:rFonts w:cs="Arial" w:ascii="Arial" w:hAnsi="Arial"/>
          <w:b/>
          <w:bCs/>
        </w:rPr>
        <w:t> </w:t>
      </w:r>
      <w:r>
        <w:rPr>
          <w:rFonts w:cs="Arial" w:ascii="Arial" w:hAnsi="Arial"/>
        </w:rPr>
        <w:t>Le candidat se présente seul :</w:t>
      </w:r>
    </w:p>
    <w:p>
      <w:pPr>
        <w:pStyle w:val="Normal"/>
        <w:ind w:start="567" w:end="0"/>
        <w:rPr>
          <w:rFonts w:ascii="Arial" w:hAnsi="Arial" w:cs="Arial"/>
          <w:i/>
          <w:sz w:val="18"/>
          <w:szCs w:val="18"/>
        </w:rPr>
      </w:pPr>
      <w:r>
        <w:rPr>
          <w:b/>
        </w:rPr>
        <w:t>(X) candidat individuel - voir coordonnees ci-dessous</w:t>
      </w:r>
    </w:p>
    <w:p>
      <w:pPr>
        <w:pStyle w:val="Header"/>
        <w:tabs>
          <w:tab w:val="clear" w:pos="4536"/>
          <w:tab w:val="clear" w:pos="9072"/>
        </w:tabs>
        <w:jc w:val="both"/>
        <w:rPr>
          <w:rFonts w:ascii="Arial" w:hAnsi="Arial" w:cs="Arial"/>
        </w:rPr>
      </w:pPr>
      <w:r>
        <w:rPr>
          <w:rFonts w:cs="Arial" w:ascii="Arial" w:hAnsi="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rPr/>
        <w:t xml:space="preserve"> </w:t>
      </w:r>
      <w:r>
        <w:rPr>
          <w:rFonts w:cs="Arial" w:ascii="Arial" w:hAnsi="Arial"/>
          <w:i/>
          <w:sz w:val="18"/>
          <w:szCs w:val="18"/>
        </w:rPr>
        <w:t xml:space="preserve">issu d’un répertoire figurant dans la liste des </w:t>
      </w:r>
      <w:hyperlink r:id="rId14">
        <w:r>
          <w:rPr>
            <w:rStyle w:val="Hyperlink"/>
            <w:rFonts w:cs="Arial" w:ascii="Arial" w:hAnsi="Arial"/>
            <w:i/>
            <w:sz w:val="18"/>
            <w:szCs w:val="18"/>
          </w:rPr>
          <w:t>ICD</w:t>
        </w:r>
      </w:hyperlink>
      <w:r>
        <w:rPr>
          <w:rFonts w:cs="Arial" w:ascii="Arial" w:hAnsi="Arial"/>
          <w:i/>
          <w:sz w:val="18"/>
          <w:szCs w:val="18"/>
        </w:rPr>
        <w:t>.]</w:t>
      </w:r>
    </w:p>
    <w:p>
      <w:pPr>
        <w:pStyle w:val="Header"/>
        <w:tabs>
          <w:tab w:val="clear" w:pos="4536"/>
          <w:tab w:val="clear" w:pos="9072"/>
        </w:tabs>
        <w:rPr>
          <w:rFonts w:ascii="Arial" w:hAnsi="Arial" w:cs="Arial"/>
        </w:rPr>
      </w:pPr>
      <w:r>
        <w:rPr>
          <w:rFonts w:cs="Arial" w:ascii="Arial" w:hAnsi="Arial"/>
        </w:rPr>
      </w:r>
    </w:p>
    <w:p>
      <w:pPr>
        <w:pStyle w:val="Header"/>
        <w:ind w:start="360" w:end="0"/>
        <w:rPr>
          <w:rFonts w:ascii="Arial" w:hAnsi="Arial" w:cs="Arial"/>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b w:val="0"/>
        </w:rPr>
        <w:t>Samuel Perez</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b w:val="0"/>
        </w:rPr>
        <w:t>Rue Paul Bert, 69003 Lyon (adresse du siege = adresse postale)</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b w:val="0"/>
        </w:rPr>
        <w:t>s.paguilarpro@gmail.com</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b w:val="0"/>
        </w:rPr>
        <w:t>Telephone : 06 44 31 65 15 - Telecopie : sans objet</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 xml:space="preserve">Numéro SIRET, à défaut, un numéro d’identification européen ou international ou propre au pays d’origine de l’opérateur économique issu d’un répertoire figurant dans la liste des </w:t>
      </w:r>
      <w:hyperlink r:id="rId15">
        <w:r>
          <w:rPr>
            <w:rStyle w:val="Hyperlink"/>
            <w:rFonts w:cs="Arial" w:ascii="Arial" w:hAnsi="Arial"/>
          </w:rPr>
          <w:t>ICD</w:t>
        </w:r>
      </w:hyperlink>
      <w:r>
        <w:rPr>
          <w:rFonts w:cs="Arial" w:ascii="Arial" w:hAnsi="Arial"/>
        </w:rPr>
        <w:t> :</w:t>
      </w:r>
    </w:p>
    <w:p>
      <w:pPr>
        <w:pStyle w:val="Header"/>
        <w:ind w:start="360" w:end="0"/>
        <w:rPr>
          <w:rFonts w:ascii="Arial" w:hAnsi="Arial" w:cs="Arial"/>
          <w:b/>
          <w:bCs/>
        </w:rPr>
      </w:pPr>
      <w:r>
        <w:rPr>
          <w:b w:val="0"/>
        </w:rPr>
        <w:t>903 236 578 00022</w:t>
      </w:r>
    </w:p>
    <w:p>
      <w:pPr>
        <w:pStyle w:val="Header"/>
        <w:ind w:start="360" w:end="0"/>
        <w:rPr>
          <w:rFonts w:ascii="Arial" w:hAnsi="Arial" w:cs="Arial"/>
        </w:rPr>
      </w:pPr>
      <w:r>
        <w:rPr>
          <w:rFonts w:cs="Arial" w:ascii="Arial" w:hAnsi="Arial"/>
          <w:b/>
          <w:bCs/>
        </w:rPr>
      </w:r>
    </w:p>
    <w:p>
      <w:pPr>
        <w:pStyle w:val="Header"/>
        <w:ind w:start="360" w:end="0"/>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Normal"/>
        <w:ind w:firstLine="567" w:end="0"/>
        <w:rPr>
          <w:rFonts w:ascii="Arial" w:hAnsi="Arial" w:cs="Arial"/>
          <w:iCs/>
        </w:rPr>
      </w:pPr>
      <w:r>
        <w:fldChar w:fldCharType="begin">
          <w:ffData>
            <w:name w:val="Unnamed Copy 4"/>
            <w:enabled/>
            <w:calcOnExit w:val="0"/>
            <w:checkBox>
              <w:sizeAuto/>
            </w:checkBox>
          </w:ffData>
        </w:fldChar>
      </w:r>
      <w:r>
        <w:rPr/>
        <w:instrText xml:space="preserve"> FORMCHECKBOX </w:instrText>
      </w:r>
      <w:r>
        <w:rPr/>
        <w:fldChar w:fldCharType="separate"/>
      </w:r>
      <w:bookmarkStart w:id="8" w:name="Unnamed_Copy_4"/>
      <w:bookmarkStart w:id="9" w:name="Unnamed_Copy_4"/>
      <w:bookmarkEnd w:id="9"/>
      <w:r>
        <w:rPr/>
      </w:r>
      <w:r>
        <w:rPr/>
        <w:fldChar w:fldCharType="end"/>
      </w:r>
      <w:r>
        <w:rPr>
          <w:rFonts w:cs="Arial" w:ascii="Arial" w:hAnsi="Arial"/>
          <w:b/>
          <w:bCs/>
        </w:rPr>
        <w:t> </w:t>
      </w:r>
      <w:r>
        <w:rPr>
          <w:rFonts w:cs="Arial" w:ascii="Arial" w:hAnsi="Arial"/>
        </w:rPr>
        <w:t>Le candidat est un groupement d’entreprises :</w:t>
      </w:r>
    </w:p>
    <w:p>
      <w:pPr>
        <w:pStyle w:val="Normal"/>
        <w:spacing w:before="60" w:after="0"/>
        <w:rPr>
          <w:rFonts w:ascii="Arial" w:hAnsi="Arial" w:cs="Arial"/>
          <w:iCs/>
        </w:rPr>
      </w:pPr>
      <w:r>
        <w:rPr>
          <w:rFonts w:cs="Arial" w:ascii="Arial" w:hAnsi="Arial"/>
          <w:iCs/>
        </w:rPr>
      </w:r>
    </w:p>
    <w:p>
      <w:pPr>
        <w:pStyle w:val="Normal"/>
        <w:ind w:firstLine="567" w:start="567" w:end="0"/>
        <w:rPr>
          <w:rFonts w:ascii="Arial" w:hAnsi="Arial" w:cs="Arial"/>
        </w:rPr>
      </w:pPr>
      <w:r>
        <w:fldChar w:fldCharType="begin">
          <w:ffData>
            <w:name w:val="Unnamed Copy 5"/>
            <w:enabled/>
            <w:calcOnExit w:val="0"/>
            <w:checkBox>
              <w:sizeAuto/>
            </w:checkBox>
          </w:ffData>
        </w:fldChar>
      </w:r>
      <w:r>
        <w:rPr/>
        <w:instrText xml:space="preserve"> FORMCHECKBOX </w:instrText>
      </w:r>
      <w:r>
        <w:rPr/>
        <w:fldChar w:fldCharType="separate"/>
      </w:r>
      <w:bookmarkStart w:id="10" w:name="Unnamed_Copy_5"/>
      <w:bookmarkStart w:id="11" w:name="Unnamed_Copy_5"/>
      <w:bookmarkEnd w:id="11"/>
      <w:r>
        <w:rPr/>
      </w:r>
      <w:r>
        <w:rPr/>
        <w:fldChar w:fldCharType="end"/>
      </w:r>
      <w:r>
        <w:rPr>
          <w:rFonts w:cs="Arial" w:ascii="Arial" w:hAnsi="Arial"/>
          <w:i/>
          <w:iCs/>
        </w:rPr>
        <w:t> </w:t>
      </w:r>
      <w:r>
        <w:rPr>
          <w:rFonts w:cs="Arial" w:ascii="Arial" w:hAnsi="Arial"/>
        </w:rPr>
        <w:t>conjoint</w:t>
        <w:tab/>
        <w:tab/>
        <w:t>OU</w:t>
        <w:tab/>
        <w:tab/>
      </w:r>
      <w:r>
        <w:fldChar w:fldCharType="begin">
          <w:ffData>
            <w:name w:val="Unnamed Copy 6"/>
            <w:enabled/>
            <w:calcOnExit w:val="0"/>
            <w:checkBox>
              <w:sizeAuto/>
            </w:checkBox>
          </w:ffData>
        </w:fldChar>
      </w:r>
      <w:r>
        <w:rPr/>
        <w:instrText xml:space="preserve"> FORMCHECKBOX </w:instrText>
      </w:r>
      <w:r>
        <w:rPr/>
        <w:fldChar w:fldCharType="separate"/>
      </w:r>
      <w:bookmarkStart w:id="12" w:name="Unnamed_Copy_6"/>
      <w:bookmarkStart w:id="13" w:name="Unnamed_Copy_6"/>
      <w:bookmarkEnd w:id="13"/>
      <w:r>
        <w:rPr/>
      </w:r>
      <w:r>
        <w:rPr/>
        <w:fldChar w:fldCharType="end"/>
      </w:r>
      <w:r>
        <w:rPr>
          <w:rFonts w:cs="Arial" w:ascii="Arial" w:hAnsi="Arial"/>
          <w:iCs/>
        </w:rPr>
        <w:t> </w:t>
      </w:r>
      <w:r>
        <w:rPr>
          <w:rFonts w:cs="Arial" w:ascii="Arial" w:hAnsi="Arial"/>
        </w:rPr>
        <w:t>solidaire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567" w:end="0"/>
        <w:rPr>
          <w:rFonts w:ascii="Arial" w:hAnsi="Arial" w:cs="Arial"/>
          <w:iCs/>
        </w:rPr>
      </w:pPr>
      <w:r>
        <w:rPr>
          <w:rFonts w:cs="Arial" w:ascii="Arial" w:hAnsi="Arial"/>
          <w:bCs/>
        </w:rPr>
        <w:t>En cas de</w:t>
      </w:r>
      <w:r>
        <w:rPr>
          <w:rFonts w:cs="Arial" w:ascii="Arial" w:hAnsi="Arial"/>
          <w:b/>
          <w:bCs/>
        </w:rPr>
        <w:t xml:space="preserve"> </w:t>
      </w:r>
      <w:r>
        <w:rPr>
          <w:rFonts w:cs="Arial" w:ascii="Arial" w:hAnsi="Arial"/>
        </w:rPr>
        <w:t>groupement conjoint, le mandataire est solidaire :</w:t>
      </w:r>
    </w:p>
    <w:p>
      <w:pPr>
        <w:pStyle w:val="Normal"/>
        <w:spacing w:before="60" w:after="0"/>
        <w:rPr>
          <w:rFonts w:ascii="Arial" w:hAnsi="Arial" w:cs="Arial"/>
          <w:iCs/>
        </w:rPr>
      </w:pPr>
      <w:r>
        <w:rPr>
          <w:rFonts w:cs="Arial" w:ascii="Arial" w:hAnsi="Arial"/>
          <w:iCs/>
        </w:rPr>
      </w:r>
    </w:p>
    <w:p>
      <w:pPr>
        <w:pStyle w:val="Normal"/>
        <w:ind w:firstLine="567" w:start="567" w:end="0"/>
        <w:rPr>
          <w:rFonts w:ascii="Arial" w:hAnsi="Arial" w:cs="Arial"/>
        </w:rPr>
      </w:pPr>
      <w:r>
        <w:fldChar w:fldCharType="begin">
          <w:ffData>
            <w:name w:val="Unnamed Copy 7"/>
            <w:enabled/>
            <w:calcOnExit w:val="0"/>
            <w:checkBox>
              <w:sizeAuto/>
            </w:checkBox>
          </w:ffData>
        </w:fldChar>
      </w:r>
      <w:r>
        <w:rPr/>
        <w:instrText xml:space="preserve"> FORMCHECKBOX </w:instrText>
      </w:r>
      <w:r>
        <w:rPr/>
        <w:fldChar w:fldCharType="separate"/>
      </w:r>
      <w:bookmarkStart w:id="14" w:name="Unnamed_Copy_7"/>
      <w:bookmarkStart w:id="15" w:name="Unnamed_Copy_7"/>
      <w:bookmarkEnd w:id="15"/>
      <w:r>
        <w:rPr/>
      </w:r>
      <w:r>
        <w:rPr/>
        <w:fldChar w:fldCharType="end"/>
      </w:r>
      <w:r>
        <w:rPr/>
        <w:t xml:space="preserve"> </w:t>
      </w:r>
      <w:r>
        <w:rPr>
          <w:rFonts w:cs="Arial" w:ascii="Arial" w:hAnsi="Arial"/>
        </w:rPr>
        <w:t>Non</w:t>
        <w:tab/>
        <w:tab/>
        <w:t>OU</w:t>
        <w:tab/>
        <w:tab/>
      </w:r>
      <w:r>
        <w:fldChar w:fldCharType="begin">
          <w:ffData>
            <w:name w:val="Unnamed Copy 8"/>
            <w:enabled/>
            <w:calcOnExit w:val="0"/>
            <w:checkBox>
              <w:sizeAuto/>
            </w:checkBox>
          </w:ffData>
        </w:fldChar>
      </w:r>
      <w:r>
        <w:rPr/>
        <w:instrText xml:space="preserve"> FORMCHECKBOX </w:instrText>
      </w:r>
      <w:r>
        <w:rPr/>
        <w:fldChar w:fldCharType="separate"/>
      </w:r>
      <w:bookmarkStart w:id="16" w:name="Unnamed_Copy_8"/>
      <w:bookmarkStart w:id="17" w:name="Unnamed_Copy_8"/>
      <w:bookmarkEnd w:id="17"/>
      <w:r>
        <w:rPr/>
      </w:r>
      <w:r>
        <w:rPr/>
        <w:fldChar w:fldCharType="end"/>
      </w:r>
      <w:r>
        <w:rPr>
          <w:rFonts w:cs="Arial" w:ascii="Arial" w:hAnsi="Arial"/>
          <w:iCs/>
        </w:rPr>
        <w:t xml:space="preserve"> Oui</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10490" w:type="dxa"/>
        <w:jc w:val="start"/>
        <w:tblInd w:w="-71" w:type="dxa"/>
        <w:tblLayout w:type="fixed"/>
        <w:tblCellMar>
          <w:top w:w="0" w:type="dxa"/>
          <w:start w:w="71" w:type="dxa"/>
          <w:bottom w:w="0" w:type="dxa"/>
          <w:end w:w="71" w:type="dxa"/>
        </w:tblCellMar>
      </w:tblPr>
      <w:tblGrid>
        <w:gridCol w:w="10490"/>
      </w:tblGrid>
      <w:tr>
        <w:trPr/>
        <w:tc>
          <w:tcPr>
            <w:tcW w:w="10490"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sz w:val="22"/>
                <w:szCs w:val="22"/>
              </w:rPr>
              <w:t>E</w:t>
            </w:r>
            <w:r>
              <w:rPr>
                <w:rFonts w:cs="Arial" w:ascii="Arial" w:hAnsi="Arial"/>
                <w:b/>
                <w:bCs/>
                <w:sz w:val="22"/>
                <w:szCs w:val="22"/>
              </w:rPr>
              <w:t xml:space="preserve"> - Identification des membres du groupement et répartition des prestations</w:t>
            </w:r>
          </w:p>
        </w:tc>
      </w:tr>
    </w:tbl>
    <w:p>
      <w:pPr>
        <w:pStyle w:val="Normal"/>
        <w:spacing w:before="120" w:after="0"/>
        <w:jc w:val="both"/>
        <w:rPr>
          <w:rFonts w:ascii="Arial" w:hAnsi="Arial" w:cs="Arial"/>
        </w:rPr>
      </w:pPr>
      <w:r>
        <w:rPr>
          <w:rFonts w:cs="Arial" w:ascii="Arial" w:hAnsi="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pPr>
        <w:pStyle w:val="Normal"/>
        <w:jc w:val="both"/>
        <w:rPr>
          <w:rFonts w:ascii="Arial" w:hAnsi="Arial" w:cs="Arial"/>
        </w:rPr>
      </w:pPr>
      <w:r>
        <w:rPr>
          <w:rFonts w:cs="Arial" w:ascii="Arial" w:hAnsi="Arial"/>
        </w:rPr>
      </w:r>
    </w:p>
    <w:tbl>
      <w:tblPr>
        <w:tblW w:w="9498" w:type="dxa"/>
        <w:jc w:val="start"/>
        <w:tblInd w:w="-15" w:type="dxa"/>
        <w:tblLayout w:type="fixed"/>
        <w:tblCellMar>
          <w:top w:w="0" w:type="dxa"/>
          <w:start w:w="108" w:type="dxa"/>
          <w:bottom w:w="0" w:type="dxa"/>
          <w:end w:w="108" w:type="dxa"/>
        </w:tblCellMar>
      </w:tblPr>
      <w:tblGrid>
        <w:gridCol w:w="851"/>
        <w:gridCol w:w="4394"/>
        <w:gridCol w:w="4253"/>
      </w:tblGrid>
      <w:tr>
        <w:trPr>
          <w:trHeight w:val="1200" w:hRule="atLeast"/>
        </w:trPr>
        <w:tc>
          <w:tcPr>
            <w:tcW w:w="851"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w:t>
            </w:r>
          </w:p>
          <w:p>
            <w:pPr>
              <w:pStyle w:val="Normal"/>
              <w:jc w:val="center"/>
              <w:rPr>
                <w:rFonts w:ascii="Arial" w:hAnsi="Arial" w:cs="Arial"/>
                <w:b/>
              </w:rPr>
            </w:pPr>
            <w:r>
              <w:rPr>
                <w:rFonts w:cs="Arial" w:ascii="Arial" w:hAnsi="Arial"/>
                <w:b/>
              </w:rPr>
              <w:t>du</w:t>
            </w:r>
          </w:p>
          <w:p>
            <w:pPr>
              <w:pStyle w:val="Normal"/>
              <w:jc w:val="center"/>
              <w:rPr>
                <w:rFonts w:ascii="Arial" w:hAnsi="Arial" w:cs="Arial"/>
                <w:b/>
              </w:rPr>
            </w:pPr>
            <w:r>
              <w:rPr>
                <w:rFonts w:cs="Arial" w:ascii="Arial" w:hAnsi="Arial"/>
                <w:b/>
              </w:rPr>
              <w:t>Lot</w:t>
            </w:r>
          </w:p>
        </w:tc>
        <w:tc>
          <w:tcPr>
            <w:tcW w:w="439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Nom commercial et dénomination sociale, adresse de l’établissement (*),</w:t>
            </w:r>
          </w:p>
          <w:p>
            <w:pPr>
              <w:pStyle w:val="Normal"/>
              <w:jc w:val="center"/>
              <w:rPr>
                <w:rFonts w:ascii="Arial" w:hAnsi="Arial" w:cs="Arial"/>
                <w:b/>
              </w:rPr>
            </w:pPr>
            <w:r>
              <w:rPr>
                <w:rFonts w:cs="Arial" w:ascii="Arial" w:hAnsi="Arial"/>
                <w:b/>
              </w:rPr>
              <w:t>adresse électronique, numéros de téléphone et de télécopie, numéro SIRET</w:t>
            </w:r>
          </w:p>
          <w:p>
            <w:pPr>
              <w:pStyle w:val="Normal"/>
              <w:jc w:val="center"/>
              <w:rPr>
                <w:rFonts w:ascii="Arial" w:hAnsi="Arial" w:cs="Arial"/>
                <w:b/>
              </w:rPr>
            </w:pPr>
            <w:r>
              <w:rPr>
                <w:rFonts w:cs="Arial" w:ascii="Arial" w:hAnsi="Arial"/>
                <w:b/>
              </w:rPr>
              <w:t>des membres du groupement (***)</w:t>
            </w:r>
          </w:p>
          <w:p>
            <w:pPr>
              <w:pStyle w:val="Normal"/>
              <w:jc w:val="center"/>
              <w:rPr>
                <w:rFonts w:ascii="Arial" w:hAnsi="Arial" w:cs="Arial"/>
                <w:b/>
              </w:rPr>
            </w:pPr>
            <w:r>
              <w:rPr>
                <w:rFonts w:cs="Arial" w:ascii="Arial" w:hAnsi="Arial"/>
                <w:b/>
              </w:rPr>
            </w:r>
          </w:p>
        </w:tc>
        <w:tc>
          <w:tcPr>
            <w:tcW w:w="4253" w:type="dxa"/>
            <w:tcBorders>
              <w:top w:val="single" w:sz="4" w:space="0" w:color="000000"/>
              <w:start w:val="single" w:sz="4" w:space="0" w:color="000000"/>
              <w:bottom w:val="single" w:sz="4" w:space="0" w:color="000000"/>
              <w:end w:val="single" w:sz="4" w:space="0" w:color="000000"/>
            </w:tcBorders>
          </w:tcPr>
          <w:p>
            <w:pPr>
              <w:pStyle w:val="Heading5"/>
              <w:snapToGrid w:val="false"/>
              <w:ind w:hanging="0" w:start="0"/>
              <w:rPr/>
            </w:pPr>
            <w:r>
              <w:rPr>
                <w:rFonts w:cs="Arial"/>
                <w:b/>
              </w:rPr>
            </w:r>
          </w:p>
          <w:p>
            <w:pPr>
              <w:pStyle w:val="Heading5"/>
              <w:ind w:hanging="0" w:start="0"/>
              <w:rPr/>
            </w:pPr>
            <w:r>
              <w:rPr/>
              <w:t>Prestations exécutées par les membres du groupement (**)</w:t>
            </w:r>
          </w:p>
        </w:tc>
      </w:tr>
      <w:tr>
        <w:trPr>
          <w:trHeight w:val="1021" w:hRule="atLeast"/>
        </w:trPr>
        <w:tc>
          <w:tcPr>
            <w:tcW w:w="851" w:type="dxa"/>
            <w:tcBorders>
              <w:top w:val="single" w:sz="4" w:space="0" w:color="000000"/>
              <w:start w:val="single" w:sz="4" w:space="0" w:color="000000"/>
            </w:tcBorders>
            <w:shd w:fill="CCFFFF" w:val="clear"/>
          </w:tcPr>
          <w:p>
            <w:pPr>
              <w:pStyle w:val="Normal"/>
              <w:snapToGrid w:val="false"/>
              <w:jc w:val="both"/>
              <w:rPr>
                <w:rFonts w:ascii="Arial" w:hAnsi="Arial" w:cs="Arial"/>
                <w:b/>
                <w:bCs/>
              </w:rPr>
            </w:pPr>
            <w:r>
              <w:rPr>
                <w:rFonts w:cs="Arial" w:ascii="Arial" w:hAnsi="Arial"/>
                <w:b/>
                <w:bCs/>
              </w:rPr>
            </w:r>
          </w:p>
        </w:tc>
        <w:tc>
          <w:tcPr>
            <w:tcW w:w="4394" w:type="dxa"/>
            <w:tcBorders>
              <w:top w:val="single" w:sz="4" w:space="0" w:color="000000"/>
              <w:start w:val="single" w:sz="4" w:space="0" w:color="000000"/>
            </w:tcBorders>
            <w:shd w:fill="CCFFFF" w:val="clear"/>
          </w:tcPr>
          <w:p>
            <w:pPr>
              <w:pStyle w:val="Normal"/>
              <w:snapToGrid w:val="false"/>
              <w:jc w:val="both"/>
              <w:rPr>
                <w:rFonts w:ascii="Arial" w:hAnsi="Arial" w:cs="Arial"/>
              </w:rPr>
            </w:pPr>
            <w:r>
              <w:rPr>
                <w:rFonts w:cs="Arial" w:ascii="Arial" w:hAnsi="Arial"/>
                <w:b/>
                <w:bCs/>
              </w:rPr>
            </w:r>
          </w:p>
        </w:tc>
        <w:tc>
          <w:tcPr>
            <w:tcW w:w="4253" w:type="dxa"/>
            <w:tcBorders>
              <w:top w:val="single" w:sz="4" w:space="0" w:color="000000"/>
              <w:start w:val="single" w:sz="4" w:space="0" w:color="000000"/>
              <w:end w:val="single" w:sz="4" w:space="0" w:color="000000"/>
            </w:tcBorders>
            <w:shd w:fill="CCFFFF" w:val="clear"/>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tcBorders>
          </w:tcPr>
          <w:p>
            <w:pPr>
              <w:pStyle w:val="Normal"/>
              <w:snapToGrid w:val="false"/>
              <w:jc w:val="both"/>
              <w:rPr>
                <w:rFonts w:ascii="Arial" w:hAnsi="Arial" w:cs="Arial"/>
              </w:rPr>
            </w:pPr>
            <w:r>
              <w:rPr>
                <w:rFonts w:cs="Arial" w:ascii="Arial" w:hAnsi="Arial"/>
              </w:rPr>
            </w:r>
          </w:p>
        </w:tc>
        <w:tc>
          <w:tcPr>
            <w:tcW w:w="4394" w:type="dxa"/>
            <w:tcBorders>
              <w:start w:val="single" w:sz="4" w:space="0" w:color="000000"/>
            </w:tcBorders>
          </w:tcPr>
          <w:p>
            <w:pPr>
              <w:pStyle w:val="Normal"/>
              <w:snapToGrid w:val="false"/>
              <w:jc w:val="both"/>
              <w:rPr>
                <w:rFonts w:ascii="Arial" w:hAnsi="Arial" w:cs="Arial"/>
              </w:rPr>
            </w:pPr>
            <w:r>
              <w:rPr>
                <w:rFonts w:cs="Arial" w:ascii="Arial" w:hAnsi="Arial"/>
              </w:rPr>
            </w:r>
          </w:p>
        </w:tc>
        <w:tc>
          <w:tcPr>
            <w:tcW w:w="4253" w:type="dxa"/>
            <w:tcBorders>
              <w:start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tcBorders>
            <w:shd w:fill="CCFFFF" w:val="clear"/>
          </w:tcPr>
          <w:p>
            <w:pPr>
              <w:pStyle w:val="Normal"/>
              <w:snapToGrid w:val="false"/>
              <w:jc w:val="both"/>
              <w:rPr>
                <w:rFonts w:ascii="Arial" w:hAnsi="Arial" w:cs="Arial"/>
              </w:rPr>
            </w:pPr>
            <w:r>
              <w:rPr>
                <w:rFonts w:cs="Arial" w:ascii="Arial" w:hAnsi="Arial"/>
              </w:rPr>
            </w:r>
          </w:p>
        </w:tc>
        <w:tc>
          <w:tcPr>
            <w:tcW w:w="4394" w:type="dxa"/>
            <w:tcBorders>
              <w:start w:val="single" w:sz="4" w:space="0" w:color="000000"/>
            </w:tcBorders>
            <w:shd w:fill="CCFFFF" w:val="clear"/>
          </w:tcPr>
          <w:p>
            <w:pPr>
              <w:pStyle w:val="Normal"/>
              <w:snapToGrid w:val="false"/>
              <w:jc w:val="both"/>
              <w:rPr>
                <w:rFonts w:ascii="Arial" w:hAnsi="Arial" w:cs="Arial"/>
              </w:rPr>
            </w:pPr>
            <w:r>
              <w:rPr>
                <w:rFonts w:cs="Arial" w:ascii="Arial" w:hAnsi="Arial"/>
              </w:rPr>
            </w:r>
          </w:p>
        </w:tc>
        <w:tc>
          <w:tcPr>
            <w:tcW w:w="4253" w:type="dxa"/>
            <w:tcBorders>
              <w:start w:val="single" w:sz="4" w:space="0" w:color="000000"/>
              <w:end w:val="single" w:sz="4" w:space="0" w:color="000000"/>
            </w:tcBorders>
            <w:shd w:fill="CCFFFF" w:val="clear"/>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bottom w:val="single" w:sz="4" w:space="0" w:color="000000"/>
            </w:tcBorders>
          </w:tcPr>
          <w:p>
            <w:pPr>
              <w:pStyle w:val="Normal"/>
              <w:snapToGrid w:val="false"/>
              <w:jc w:val="both"/>
              <w:rPr>
                <w:rFonts w:ascii="Arial" w:hAnsi="Arial" w:cs="Arial"/>
              </w:rPr>
            </w:pPr>
            <w:r>
              <w:rPr>
                <w:rFonts w:cs="Arial" w:ascii="Arial" w:hAnsi="Arial"/>
              </w:rPr>
            </w:r>
          </w:p>
        </w:tc>
        <w:tc>
          <w:tcPr>
            <w:tcW w:w="4394" w:type="dxa"/>
            <w:tcBorders>
              <w:start w:val="single" w:sz="4" w:space="0" w:color="000000"/>
              <w:bottom w:val="single" w:sz="4" w:space="0" w:color="000000"/>
            </w:tcBorders>
          </w:tcPr>
          <w:p>
            <w:pPr>
              <w:pStyle w:val="Normal"/>
              <w:snapToGrid w:val="false"/>
              <w:jc w:val="both"/>
              <w:rPr>
                <w:rFonts w:ascii="Arial" w:hAnsi="Arial" w:cs="Arial"/>
              </w:rPr>
            </w:pPr>
            <w:r>
              <w:rPr>
                <w:rFonts w:cs="Arial" w:ascii="Arial" w:hAnsi="Arial"/>
              </w:rPr>
            </w:r>
          </w:p>
        </w:tc>
        <w:tc>
          <w:tcPr>
            <w:tcW w:w="4253" w:type="dxa"/>
            <w:tcBorders>
              <w:start w:val="single" w:sz="4" w:space="0" w:color="000000"/>
              <w:bottom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bl>
    <w:p>
      <w:pPr>
        <w:pStyle w:val="Normal"/>
        <w:jc w:val="both"/>
        <w:rPr>
          <w:rFonts w:ascii="Arial" w:hAnsi="Arial" w:cs="Arial"/>
          <w:sz w:val="18"/>
          <w:szCs w:val="18"/>
        </w:rPr>
      </w:pPr>
      <w:r>
        <w:rPr>
          <w:rFonts w:cs="Arial" w:ascii="Arial" w:hAnsi="Arial"/>
          <w:sz w:val="18"/>
          <w:szCs w:val="18"/>
        </w:rPr>
        <w:t>(*) Préciser l’adresse du siège social du membre du groupement si elle est différente de celle de l’établissement.</w:t>
      </w:r>
    </w:p>
    <w:p>
      <w:pPr>
        <w:pStyle w:val="Normal"/>
        <w:jc w:val="both"/>
        <w:rPr>
          <w:rFonts w:ascii="Arial" w:hAnsi="Arial" w:cs="Arial"/>
          <w:sz w:val="18"/>
          <w:szCs w:val="18"/>
        </w:rPr>
      </w:pPr>
      <w:r>
        <w:rPr>
          <w:rFonts w:cs="Arial" w:ascii="Arial" w:hAnsi="Arial"/>
          <w:sz w:val="18"/>
          <w:szCs w:val="18"/>
        </w:rPr>
        <w:t>(**) Pour les groupements conjoints. Lorsque la candidature est présentée sous forme de groupement solidaire, le renseignement de cette rubrique est inutile.</w:t>
      </w:r>
    </w:p>
    <w:p>
      <w:pPr>
        <w:pStyle w:val="Normal"/>
        <w:jc w:val="both"/>
        <w:rPr>
          <w:rFonts w:ascii="Arial" w:hAnsi="Arial" w:cs="Arial"/>
          <w:sz w:val="18"/>
          <w:szCs w:val="18"/>
        </w:rPr>
      </w:pPr>
      <w:r>
        <w:rPr>
          <w:rFonts w:cs="Arial" w:ascii="Arial" w:hAnsi="Arial"/>
          <w:sz w:val="18"/>
          <w:szCs w:val="18"/>
        </w:rPr>
        <w:t>(***) A défaut, un numéro d’identification européen ou international ou propre au pays d’origine du candidat</w:t>
      </w:r>
      <w:r>
        <w:rPr/>
        <w:t xml:space="preserve"> </w:t>
      </w:r>
      <w:r>
        <w:rPr>
          <w:rFonts w:cs="Arial" w:ascii="Arial" w:hAnsi="Arial"/>
          <w:sz w:val="18"/>
          <w:szCs w:val="18"/>
        </w:rPr>
        <w:t xml:space="preserve">issu d’un répertoire figurant dans la liste des </w:t>
      </w:r>
      <w:hyperlink r:id="rId16">
        <w:r>
          <w:rPr>
            <w:rStyle w:val="Hyperlink"/>
            <w:rFonts w:cs="Arial" w:ascii="Arial" w:hAnsi="Arial"/>
            <w:sz w:val="18"/>
            <w:szCs w:val="18"/>
          </w:rPr>
          <w:t>ICD</w:t>
        </w:r>
      </w:hyperlink>
      <w:r>
        <w:rPr>
          <w:rFonts w:cs="Arial" w:ascii="Arial" w:hAnsi="Arial"/>
          <w:sz w:val="18"/>
          <w:szCs w:val="18"/>
        </w:rPr>
        <w:t>.</w:t>
      </w:r>
    </w:p>
    <w:p>
      <w:pPr>
        <w:pStyle w:val="Normal"/>
        <w:jc w:val="both"/>
        <w:rPr>
          <w:rFonts w:ascii="Arial" w:hAnsi="Arial" w:cs="Arial"/>
          <w:sz w:val="18"/>
          <w:szCs w:val="18"/>
        </w:rPr>
      </w:pPr>
      <w:r>
        <w:rPr>
          <w:rFonts w:cs="Arial" w:ascii="Arial" w:hAnsi="Arial"/>
          <w:sz w:val="18"/>
          <w:szCs w:val="18"/>
        </w:rPr>
      </w:r>
      <w:r>
        <w:br w:type="page"/>
      </w:r>
    </w:p>
    <w:p>
      <w:pPr>
        <w:pStyle w:val="Normal"/>
        <w:jc w:val="both"/>
        <w:rPr>
          <w:rFonts w:ascii="Arial" w:hAnsi="Arial" w:cs="Arial"/>
        </w:rPr>
      </w:pPr>
      <w:r>
        <w:rPr>
          <w:rFonts w:cs="Arial" w:ascii="Arial" w:hAnsi="Arial"/>
          <w:sz w:val="18"/>
          <w:szCs w:val="18"/>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pPr>
            <w:r>
              <w:rPr>
                <w:rFonts w:cs="Arial" w:ascii="Arial" w:hAnsi="Arial"/>
                <w:b/>
                <w:bCs/>
                <w:sz w:val="22"/>
                <w:szCs w:val="22"/>
              </w:rPr>
              <w:t>F - Engagements du candidat individuel ou de chaque membre du groupement</w:t>
            </w:r>
          </w:p>
        </w:tc>
      </w:tr>
    </w:tbl>
    <w:p>
      <w:pPr>
        <w:pStyle w:val="Normal"/>
        <w:rPr/>
      </w:pPr>
      <w:r>
        <w:rPr/>
      </w:r>
    </w:p>
    <w:p>
      <w:pPr>
        <w:pStyle w:val="Normal"/>
        <w:rPr>
          <w:rFonts w:ascii="Arial" w:hAnsi="Arial" w:cs="Arial"/>
        </w:rPr>
      </w:pPr>
      <w:r>
        <w:rPr>
          <w:rFonts w:cs="Arial" w:ascii="Arial" w:hAnsi="Arial"/>
          <w:b/>
          <w:sz w:val="22"/>
          <w:szCs w:val="22"/>
        </w:rPr>
        <w:t>F1 – Exclusions de la procédure</w:t>
      </w:r>
    </w:p>
    <w:p>
      <w:pPr>
        <w:pStyle w:val="Normal"/>
        <w:tabs>
          <w:tab w:val="clear" w:pos="567"/>
          <w:tab w:val="left" w:pos="576" w:leader="none"/>
        </w:tabs>
        <w:spacing w:before="80" w:after="0"/>
        <w:jc w:val="both"/>
        <w:rPr>
          <w:rFonts w:ascii="Arial" w:hAnsi="Arial" w:cs="Arial"/>
          <w:b/>
        </w:rPr>
      </w:pPr>
      <w:r>
        <w:rPr>
          <w:rFonts w:cs="Arial" w:ascii="Arial" w:hAnsi="Arial"/>
        </w:rPr>
        <w:t>Le candidat individuel, ou chaque membre du groupement, déclare sur l’honneur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autre que de défense ou de sécurité, ne pas entrer dans l’un des cas d’exclusion prévus aux </w:t>
      </w:r>
      <w:hyperlink r:id="rId17">
        <w:r>
          <w:rPr>
            <w:rStyle w:val="Hyperlink"/>
            <w:rFonts w:cs="Arial" w:ascii="Arial" w:hAnsi="Arial"/>
          </w:rPr>
          <w:t>articles L. 2141-1 à L. 2141-5</w:t>
        </w:r>
      </w:hyperlink>
      <w:r>
        <w:rPr>
          <w:rFonts w:cs="Arial" w:ascii="Arial" w:hAnsi="Arial"/>
        </w:rPr>
        <w:t xml:space="preserve"> ou aux </w:t>
      </w:r>
      <w:hyperlink r:id="rId18">
        <w:r>
          <w:rPr>
            <w:rStyle w:val="Hyperlink"/>
            <w:rFonts w:cs="Arial" w:ascii="Arial" w:hAnsi="Arial"/>
          </w:rPr>
          <w:t>articles L. 2141-7 à L. 2141-10</w:t>
        </w:r>
      </w:hyperlink>
      <w:r>
        <w:rPr>
          <w:rFonts w:cs="Arial" w:ascii="Arial" w:hAnsi="Arial"/>
        </w:rPr>
        <w:t xml:space="preserve"> du code de la commande publique (*)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de défense ou de sécurité, ne pas entrer dans l’un des cas d’exclusion prévus aux </w:t>
      </w:r>
      <w:hyperlink r:id="rId19">
        <w:r>
          <w:rPr>
            <w:rStyle w:val="Hyperlink"/>
            <w:rFonts w:cs="Arial" w:ascii="Arial" w:hAnsi="Arial"/>
          </w:rPr>
          <w:t>articles L. 2341-1 à L. 2341-3</w:t>
        </w:r>
      </w:hyperlink>
      <w:r>
        <w:rPr>
          <w:rFonts w:cs="Arial" w:ascii="Arial" w:hAnsi="Arial"/>
        </w:rPr>
        <w:t xml:space="preserve"> ou aux </w:t>
      </w:r>
      <w:hyperlink r:id="rId20">
        <w:r>
          <w:rPr>
            <w:rStyle w:val="Hyperlink"/>
            <w:rFonts w:cs="Arial" w:ascii="Arial" w:hAnsi="Arial"/>
          </w:rPr>
          <w:t>articles L. 2141-7 à L. 2141-10</w:t>
        </w:r>
      </w:hyperlink>
      <w:r>
        <w:rPr>
          <w:rFonts w:cs="Arial" w:ascii="Arial" w:hAnsi="Arial"/>
        </w:rPr>
        <w:t xml:space="preserve"> du code de la commande publique.</w:t>
      </w:r>
    </w:p>
    <w:p>
      <w:pPr>
        <w:pStyle w:val="Normal"/>
        <w:tabs>
          <w:tab w:val="clear" w:pos="567"/>
          <w:tab w:val="left" w:pos="576" w:leader="none"/>
        </w:tabs>
        <w:spacing w:before="80" w:after="0"/>
        <w:ind w:start="567" w:end="0"/>
        <w:jc w:val="both"/>
        <w:rPr>
          <w:rFonts w:ascii="Arial" w:hAnsi="Arial" w:cs="Arial"/>
        </w:rPr>
      </w:pPr>
      <w:r>
        <w:rPr>
          <w:rFonts w:cs="Arial" w:ascii="Arial" w:hAnsi="Arial"/>
        </w:rPr>
      </w:r>
    </w:p>
    <w:p>
      <w:pPr>
        <w:pStyle w:val="Normal"/>
        <w:tabs>
          <w:tab w:val="clear" w:pos="567"/>
          <w:tab w:val="left" w:pos="576" w:leader="none"/>
        </w:tabs>
        <w:spacing w:before="80" w:after="0"/>
        <w:ind w:start="567" w:end="0"/>
        <w:jc w:val="both"/>
        <w:rPr>
          <w:rFonts w:ascii="Arial" w:hAnsi="Arial" w:cs="Arial"/>
        </w:rPr>
      </w:pPr>
      <w:r>
        <w:rPr>
          <w:rFonts w:cs="Arial" w:ascii="Arial" w:hAnsi="Arial"/>
        </w:rPr>
        <w:t xml:space="preserve">Afin d’attester que le candidat individuel, ou chaque membre du groupement, n’est pas dans un de ces cas d’exclusion, cocher la case suivante : </w:t>
      </w:r>
      <w:r>
        <w:fldChar w:fldCharType="begin">
          <w:ffData>
            <w:name w:val="Unnamed Copy 9"/>
            <w:enabled/>
            <w:calcOnExit w:val="0"/>
            <w:checkBox>
              <w:sizeAuto/>
            </w:checkBox>
          </w:ffData>
        </w:fldChar>
      </w:r>
      <w:r>
        <w:rPr/>
        <w:instrText xml:space="preserve"> FORMCHECKBOX </w:instrText>
      </w:r>
      <w:r>
        <w:rPr/>
        <w:fldChar w:fldCharType="separate"/>
      </w:r>
      <w:bookmarkStart w:id="18" w:name="Unnamed_Copy_9"/>
      <w:bookmarkStart w:id="19" w:name="Unnamed_Copy_9"/>
      <w:bookmarkEnd w:id="19"/>
      <w:r/>
      <w:r>
        <w:rPr/>
        <w:fldChar w:fldCharType="end"/>
      </w:r>
      <w:r>
        <w:rPr/>
      </w:r>
    </w:p>
    <w:p>
      <w:pPr>
        <w:pStyle w:val="Normal"/>
        <w:tabs>
          <w:tab w:val="clear" w:pos="567"/>
          <w:tab w:val="left" w:pos="576" w:leader="none"/>
        </w:tabs>
        <w:spacing w:before="80" w:after="0"/>
        <w:ind w:start="567" w:end="0"/>
        <w:jc w:val="both"/>
        <w:rPr>
          <w:rFonts w:ascii="Arial" w:hAnsi="Arial" w:cs="Arial"/>
        </w:rPr>
      </w:pPr>
      <w:r>
        <w:rPr>
          <w:b/>
        </w:rPr>
        <w:t>(X) Le candidat declare sur l'honneur ne pas entrer dans un des cas d'exclusion mentionnes ci-dessus.</w:t>
      </w:r>
    </w:p>
    <w:p>
      <w:pPr>
        <w:pStyle w:val="Normal"/>
        <w:jc w:val="both"/>
        <w:rPr>
          <w:rFonts w:ascii="Arial" w:hAnsi="Arial" w:cs="Arial"/>
        </w:rPr>
      </w:pPr>
      <w:r>
        <w:rPr>
          <w:rFonts w:cs="Arial" w:ascii="Arial" w:hAnsi="Arial"/>
        </w:rPr>
      </w:r>
    </w:p>
    <w:p>
      <w:pPr>
        <w:pStyle w:val="Normal"/>
        <w:jc w:val="both"/>
        <w:rPr>
          <w:rFonts w:ascii="Arial" w:hAnsi="Arial" w:cs="Arial"/>
          <w:sz w:val="18"/>
          <w:szCs w:val="18"/>
        </w:rPr>
      </w:pPr>
      <w:r>
        <w:rPr>
          <w:rFonts w:cs="Arial" w:ascii="Arial" w:hAnsi="Arial"/>
        </w:rPr>
        <w:t>(*) </w:t>
      </w:r>
      <w:r>
        <w:rPr>
          <w:rFonts w:cs="Arial" w:ascii="Arial" w:hAnsi="Arial"/>
          <w:sz w:val="18"/>
          <w:szCs w:val="18"/>
        </w:rPr>
        <w:t xml:space="preserve">Lorsqu'un opérateur économique est, au cours de la procédure de passation d'un marché, placé dans l'un des cas d'exclusion mentionnés aux </w:t>
      </w:r>
      <w:hyperlink r:id="rId21">
        <w:r>
          <w:rPr>
            <w:rStyle w:val="Hyperlink"/>
            <w:rFonts w:cs="Arial" w:ascii="Arial" w:hAnsi="Arial"/>
            <w:sz w:val="18"/>
            <w:szCs w:val="18"/>
          </w:rPr>
          <w:t>articles L. 2141-1 à L. 2141-5</w:t>
        </w:r>
      </w:hyperlink>
      <w:r>
        <w:rPr>
          <w:rFonts w:cs="Arial" w:ascii="Arial" w:hAnsi="Arial"/>
          <w:sz w:val="18"/>
          <w:szCs w:val="18"/>
        </w:rPr>
        <w:t xml:space="preserve">, aux </w:t>
      </w:r>
      <w:hyperlink r:id="rId22">
        <w:r>
          <w:rPr>
            <w:rStyle w:val="Hyperlink"/>
            <w:rFonts w:cs="Arial" w:ascii="Arial" w:hAnsi="Arial"/>
            <w:sz w:val="18"/>
            <w:szCs w:val="18"/>
          </w:rPr>
          <w:t>articles L. 2141-7 à L. 2141-10</w:t>
        </w:r>
      </w:hyperlink>
      <w:r>
        <w:rPr>
          <w:rFonts w:cs="Arial" w:ascii="Arial" w:hAnsi="Arial"/>
          <w:sz w:val="18"/>
          <w:szCs w:val="18"/>
        </w:rPr>
        <w:t xml:space="preserve"> ou aux </w:t>
      </w:r>
      <w:hyperlink r:id="rId23">
        <w:r>
          <w:rPr>
            <w:rStyle w:val="Hyperlink"/>
            <w:rFonts w:cs="Arial" w:ascii="Arial" w:hAnsi="Arial"/>
            <w:sz w:val="18"/>
            <w:szCs w:val="18"/>
          </w:rPr>
          <w:t>articles L. 2341-1 à L. 2341-3</w:t>
        </w:r>
      </w:hyperlink>
      <w:r>
        <w:rPr>
          <w:rFonts w:cs="Arial" w:ascii="Arial" w:hAnsi="Arial"/>
          <w:sz w:val="18"/>
          <w:szCs w:val="18"/>
        </w:rPr>
        <w:t xml:space="preserve">  du code de la commande publique, il informe sans délai l'acheteur de ce changement de situation.</w:t>
      </w:r>
    </w:p>
    <w:p>
      <w:pPr>
        <w:pStyle w:val="Normal"/>
        <w:jc w:val="both"/>
        <w:rPr>
          <w:rFonts w:ascii="Arial" w:hAnsi="Arial" w:cs="Arial"/>
          <w:sz w:val="18"/>
          <w:szCs w:val="18"/>
        </w:rPr>
      </w:pPr>
      <w:r>
        <w:rPr>
          <w:rFonts w:cs="Arial" w:ascii="Arial" w:hAnsi="Arial"/>
          <w:sz w:val="18"/>
          <w:szCs w:val="18"/>
        </w:rPr>
      </w:r>
    </w:p>
    <w:p>
      <w:pPr>
        <w:pStyle w:val="Normal"/>
        <w:jc w:val="both"/>
        <w:rPr>
          <w:rFonts w:ascii="Arial" w:hAnsi="Arial" w:cs="Arial"/>
        </w:rPr>
      </w:pPr>
      <w:r>
        <w:rPr>
          <w:rFonts w:cs="Arial" w:ascii="Arial" w:hAnsi="Arial"/>
          <w:sz w:val="18"/>
          <w:szCs w:val="18"/>
        </w:rPr>
      </w:r>
    </w:p>
    <w:p>
      <w:pPr>
        <w:pStyle w:val="Header"/>
        <w:tabs>
          <w:tab w:val="left" w:pos="0" w:leader="none"/>
          <w:tab w:val="left" w:pos="2160" w:leader="none"/>
        </w:tabs>
        <w:jc w:val="both"/>
        <w:rPr>
          <w:rFonts w:ascii="Arial" w:hAnsi="Arial" w:cs="Arial"/>
          <w:iCs/>
        </w:rPr>
      </w:pPr>
      <w:r>
        <w:rPr>
          <w:rFonts w:cs="Arial" w:ascii="Arial" w:hAnsi="Arial"/>
          <w:b/>
          <w:bCs/>
          <w:sz w:val="22"/>
          <w:szCs w:val="22"/>
        </w:rPr>
        <w:t xml:space="preserve">F2 – Documents de preuve disponibles en ligne </w:t>
      </w:r>
      <w:r>
        <w:rPr>
          <w:rFonts w:cs="Arial" w:ascii="Arial" w:hAnsi="Arial"/>
          <w:bCs/>
          <w:sz w:val="18"/>
          <w:szCs w:val="22"/>
        </w:rPr>
        <w:t>(applicable également aux MDS, lorsque l’acheteur a autorisé les candidats à ne pas fournir ces documents de preuve en</w:t>
      </w:r>
      <w:r>
        <w:rPr>
          <w:rFonts w:cs="Arial" w:ascii="Arial" w:hAnsi="Arial"/>
          <w:b/>
          <w:bCs/>
          <w:sz w:val="18"/>
          <w:szCs w:val="22"/>
        </w:rPr>
        <w:t xml:space="preserve"> </w:t>
      </w:r>
      <w:r>
        <w:rPr>
          <w:rFonts w:cs="Arial" w:ascii="Arial" w:hAnsi="Arial"/>
          <w:bCs/>
          <w:sz w:val="18"/>
          <w:szCs w:val="22"/>
        </w:rPr>
        <w:t>application de l’</w:t>
      </w:r>
      <w:hyperlink r:id="rId24">
        <w:r>
          <w:rPr>
            <w:rStyle w:val="Hyperlink"/>
            <w:rFonts w:cs="Arial" w:ascii="Arial" w:hAnsi="Arial"/>
            <w:bCs/>
            <w:sz w:val="18"/>
            <w:szCs w:val="22"/>
          </w:rPr>
          <w:t>article R. 2343-14 ou de l’article R. 2343-15</w:t>
        </w:r>
      </w:hyperlink>
      <w:r>
        <w:rPr>
          <w:rFonts w:cs="Arial" w:ascii="Arial" w:hAnsi="Arial"/>
          <w:bCs/>
          <w:sz w:val="18"/>
          <w:szCs w:val="22"/>
        </w:rPr>
        <w:t xml:space="preserve"> du code de la commande publique)</w:t>
      </w:r>
    </w:p>
    <w:p>
      <w:pPr>
        <w:pStyle w:val="Header"/>
        <w:tabs>
          <w:tab w:val="clear" w:pos="4536"/>
          <w:tab w:val="clear" w:pos="9072"/>
          <w:tab w:val="left" w:pos="864" w:leader="none"/>
        </w:tabs>
        <w:rPr>
          <w:rFonts w:ascii="Arial" w:hAnsi="Arial" w:cs="Arial"/>
        </w:rPr>
      </w:pPr>
      <w:r>
        <w:rPr>
          <w:rFonts w:cs="Arial" w:ascii="Arial" w:hAnsi="Arial"/>
          <w:iCs/>
        </w:rPr>
      </w:r>
    </w:p>
    <w:p>
      <w:pPr>
        <w:pStyle w:val="Header"/>
        <w:tabs>
          <w:tab w:val="left" w:pos="864" w:leader="none"/>
        </w:tabs>
        <w:rPr>
          <w:rFonts w:ascii="Arial" w:hAnsi="Arial" w:cs="Arial"/>
        </w:rPr>
      </w:pPr>
      <w:r>
        <w:rPr>
          <w:rFonts w:cs="Arial" w:ascii="Arial" w:hAnsi="Arial"/>
        </w:rPr>
        <w:t>Le cas échéant, adresse internet à laquelle les documents justificatifs et moyens de preuve sont accessibles directement et gratuitement, ainsi que l’ensemble des renseignements nécessaires pour y accéder :</w:t>
      </w:r>
    </w:p>
    <w:p>
      <w:pPr>
        <w:pStyle w:val="Normal"/>
        <w:rPr>
          <w:rFonts w:ascii="Arial" w:hAnsi="Arial" w:cs="Arial"/>
          <w:i/>
          <w:sz w:val="16"/>
        </w:rPr>
      </w:pPr>
      <w:r>
        <w:rPr>
          <w:rFonts w:cs="Arial" w:ascii="Arial" w:hAnsi="Arial"/>
          <w:i/>
          <w:sz w:val="16"/>
        </w:rPr>
        <w:t>(Si l’adresse et les renseignements sont identiques à ceux fournis plus haut se contenter de renvoyer à la rubrique concernée.)</w:t>
      </w:r>
    </w:p>
    <w:p>
      <w:pPr>
        <w:pStyle w:val="Header"/>
        <w:tabs>
          <w:tab w:val="left" w:pos="864" w:leader="none"/>
        </w:tabs>
        <w:rPr>
          <w:rFonts w:ascii="Arial" w:hAnsi="Arial" w:cs="Arial"/>
        </w:rPr>
      </w:pPr>
      <w:r>
        <w:rPr>
          <w:rFonts w:cs="Arial" w:ascii="Arial" w:hAnsi="Arial"/>
          <w:i/>
          <w:sz w:val="16"/>
        </w:rPr>
      </w:r>
    </w:p>
    <w:p>
      <w:pPr>
        <w:pStyle w:val="Header"/>
        <w:tabs>
          <w:tab w:val="left" w:pos="864" w:leader="none"/>
        </w:tabs>
        <w:ind w:start="426" w:end="0"/>
        <w:rPr>
          <w:rFonts w:ascii="Arial" w:hAnsi="Arial" w:cs="Arial"/>
        </w:rPr>
      </w:pPr>
      <w:r>
        <w:rPr>
          <w:rFonts w:cs="Arial" w:ascii="Arial" w:hAnsi="Arial"/>
        </w:rPr>
        <w:t>- Adresse internet :</w:t>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t>- Renseignements nécessaires pour y accéder :</w:t>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b/>
          <w:sz w:val="22"/>
          <w:szCs w:val="22"/>
        </w:rPr>
        <w:t>F3 - Capacités</w:t>
      </w:r>
    </w:p>
    <w:p>
      <w:pPr>
        <w:pStyle w:val="Normal"/>
        <w:jc w:val="both"/>
        <w:rPr>
          <w:rFonts w:ascii="Arial" w:hAnsi="Arial" w:cs="Arial"/>
        </w:rPr>
      </w:pPr>
      <w:r>
        <w:rPr>
          <w:rFonts w:cs="Arial" w:ascii="Arial" w:hAnsi="Arial"/>
        </w:rPr>
      </w:r>
    </w:p>
    <w:p>
      <w:pPr>
        <w:pStyle w:val="Normal"/>
        <w:jc w:val="both"/>
        <w:rPr>
          <w:rFonts w:ascii="Arial" w:hAnsi="Arial" w:cs="Arial"/>
          <w:i/>
          <w:sz w:val="18"/>
          <w:szCs w:val="18"/>
        </w:rPr>
      </w:pPr>
      <w:r>
        <w:rPr>
          <w:rFonts w:cs="Arial" w:ascii="Arial" w:hAnsi="Arial"/>
        </w:rPr>
        <w:t xml:space="preserve">Le candidat </w:t>
      </w:r>
      <w:r>
        <w:rPr>
          <w:rFonts w:cs="Arial" w:ascii="Arial" w:hAnsi="Arial"/>
          <w:bCs/>
        </w:rPr>
        <w:t>individuel, ou les membres du groupement,</w:t>
      </w:r>
      <w:r>
        <w:rPr>
          <w:rFonts w:cs="Arial" w:ascii="Arial" w:hAnsi="Arial"/>
        </w:rPr>
        <w:t xml:space="preserve"> produisent, aux fins de vérification de l’aptitude à exercer l’activité professionnelle, de la capacité économique et financière et des capacités techniques et professionnelles :</w:t>
      </w:r>
      <w:r>
        <w:rPr>
          <w:rFonts w:cs="Arial" w:ascii="Arial" w:hAnsi="Arial"/>
          <w:b/>
        </w:rPr>
        <w:t xml:space="preserve"> </w:t>
      </w:r>
    </w:p>
    <w:p>
      <w:pPr>
        <w:pStyle w:val="Normal"/>
        <w:rPr>
          <w:rFonts w:ascii="Arial" w:hAnsi="Arial" w:cs="Arial"/>
        </w:rPr>
      </w:pPr>
      <w:r>
        <w:rPr>
          <w:rFonts w:cs="Arial" w:ascii="Arial" w:hAnsi="Arial"/>
          <w:i/>
          <w:sz w:val="18"/>
          <w:szCs w:val="18"/>
        </w:rPr>
        <w:t>(Cocher la case correspondante.)</w:t>
      </w:r>
    </w:p>
    <w:p>
      <w:pPr>
        <w:pStyle w:val="Normal"/>
        <w:rPr>
          <w:rFonts w:ascii="Arial" w:hAnsi="Arial" w:cs="Arial"/>
        </w:rPr>
      </w:pPr>
      <w:r>
        <w:rPr>
          <w:rFonts w:cs="Arial" w:ascii="Arial" w:hAnsi="Arial"/>
        </w:rPr>
      </w:r>
    </w:p>
    <w:p>
      <w:pPr>
        <w:pStyle w:val="Normal"/>
        <w:ind w:hanging="3990" w:start="4536" w:end="0"/>
        <w:jc w:val="both"/>
        <w:rPr>
          <w:rFonts w:ascii="Arial" w:hAnsi="Arial" w:cs="Arial"/>
        </w:rPr>
      </w:pPr>
      <w:r>
        <w:fldChar w:fldCharType="begin">
          <w:ffData>
            <w:name w:val="Unnamed Copy 10"/>
            <w:enabled/>
            <w:calcOnExit w:val="0"/>
            <w:checkBox>
              <w:sizeAuto/>
            </w:checkBox>
          </w:ffData>
        </w:fldChar>
      </w:r>
      <w:r>
        <w:rPr/>
        <w:instrText xml:space="preserve"> FORMCHECKBOX </w:instrText>
      </w:r>
      <w:r>
        <w:rPr/>
        <w:fldChar w:fldCharType="separate"/>
      </w:r>
      <w:bookmarkStart w:id="20" w:name="Unnamed_Copy_10"/>
      <w:bookmarkStart w:id="21" w:name="Unnamed_Copy_10"/>
      <w:bookmarkEnd w:id="21"/>
      <w:r>
        <w:rPr/>
      </w:r>
      <w:r>
        <w:rPr/>
        <w:fldChar w:fldCharType="end"/>
      </w:r>
      <w:r>
        <w:rPr/>
        <w:t> </w:t>
      </w:r>
      <w:r>
        <w:rPr>
          <w:rFonts w:cs="Arial" w:ascii="Arial" w:hAnsi="Arial"/>
        </w:rPr>
        <w:t>le formulaire DC2.</w:t>
        <w:tab/>
      </w:r>
      <w:r>
        <w:fldChar w:fldCharType="begin">
          <w:ffData>
            <w:name w:val="Unnamed Copy 11"/>
            <w:enabled/>
            <w:calcOnExit w:val="0"/>
            <w:checkBox>
              <w:sizeAuto/>
            </w:checkBox>
          </w:ffData>
        </w:fldChar>
      </w:r>
      <w:r>
        <w:rPr/>
        <w:instrText xml:space="preserve"> FORMCHECKBOX </w:instrText>
      </w:r>
      <w:r>
        <w:rPr/>
        <w:fldChar w:fldCharType="separate"/>
      </w:r>
      <w:bookmarkStart w:id="22" w:name="Unnamed_Copy_11"/>
      <w:bookmarkStart w:id="23" w:name="Unnamed_Copy_11"/>
      <w:bookmarkEnd w:id="23"/>
      <w:r>
        <w:rPr/>
      </w:r>
      <w:r>
        <w:rPr/>
        <w:fldChar w:fldCharType="end"/>
      </w:r>
      <w:r>
        <w:rPr/>
        <w:t> </w:t>
      </w:r>
      <w:r>
        <w:rPr>
          <w:rFonts w:cs="Arial" w:ascii="Arial" w:hAnsi="Arial"/>
        </w:rPr>
        <w:t>les documents établissant ses capacités, tels que demandés dans les documents de la consultation (*).</w:t>
      </w:r>
    </w:p>
    <w:p>
      <w:pPr>
        <w:pStyle w:val="Normal"/>
        <w:ind w:hanging="3990" w:start="4536" w:end="0"/>
        <w:jc w:val="both"/>
        <w:rPr>
          <w:rFonts w:ascii="Arial" w:hAnsi="Arial" w:cs="Arial"/>
        </w:rPr>
      </w:pPr>
      <w:r>
        <w:rPr>
          <w:b/>
        </w:rPr>
        <w:t>(X) Le candidat joint le formulaire DC2 complete (voir dossier joint).</w:t>
      </w:r>
    </w:p>
    <w:p>
      <w:pPr>
        <w:pStyle w:val="Normal"/>
        <w:ind w:hanging="3990" w:start="4536" w:end="0"/>
        <w:jc w:val="both"/>
        <w:rPr>
          <w:rFonts w:ascii="Arial" w:hAnsi="Arial" w:cs="Arial"/>
        </w:rPr>
      </w:pPr>
      <w:r>
        <w:rPr>
          <w:rFonts w:cs="Arial" w:ascii="Arial" w:hAnsi="Arial"/>
        </w:rPr>
      </w:r>
    </w:p>
    <w:p>
      <w:pPr>
        <w:pStyle w:val="Normal"/>
        <w:jc w:val="both"/>
        <w:rPr>
          <w:rFonts w:ascii="Arial" w:hAnsi="Arial" w:cs="Arial"/>
          <w:sz w:val="18"/>
          <w:szCs w:val="18"/>
        </w:rPr>
      </w:pPr>
      <w:r>
        <w:rPr>
          <w:rFonts w:cs="Arial" w:ascii="Arial" w:hAnsi="Arial"/>
          <w:sz w:val="18"/>
          <w:szCs w:val="18"/>
        </w:rPr>
        <w:t xml:space="preserve">(*) </w:t>
      </w:r>
      <w:r>
        <w:rPr>
          <w:rFonts w:cs="Arial" w:ascii="Arial" w:hAnsi="Arial"/>
          <w:b/>
          <w:sz w:val="18"/>
          <w:szCs w:val="18"/>
        </w:rPr>
        <w:t>Attention</w:t>
      </w:r>
      <w:r>
        <w:rPr>
          <w:rFonts w:cs="Arial" w:ascii="Arial" w:hAnsi="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cs="Arial" w:ascii="Arial" w:hAnsi="Arial"/>
          <w:sz w:val="18"/>
          <w:szCs w:val="18"/>
          <w:u w:val="single"/>
        </w:rPr>
        <w:t>en aucun</w:t>
      </w:r>
      <w:r>
        <w:rPr>
          <w:rFonts w:cs="Arial" w:ascii="Arial" w:hAnsi="Arial"/>
          <w:sz w:val="18"/>
          <w:szCs w:val="18"/>
        </w:rPr>
        <w:t xml:space="preserve"> cas tenus et l’acheteur ne peut juridiquement les y obliger.</w:t>
      </w:r>
    </w:p>
    <w:p>
      <w:pPr>
        <w:pStyle w:val="Normal"/>
        <w:ind w:hanging="3990" w:start="4536" w:end="0"/>
        <w:jc w:val="both"/>
        <w:rPr>
          <w:rFonts w:ascii="Arial" w:hAnsi="Arial" w:cs="Arial"/>
        </w:rPr>
      </w:pPr>
      <w:r>
        <w:rPr>
          <w:rFonts w:cs="Arial" w:ascii="Arial" w:hAnsi="Arial"/>
          <w:sz w:val="18"/>
          <w:szCs w:val="18"/>
        </w:rPr>
      </w:r>
    </w:p>
    <w:p>
      <w:pPr>
        <w:pStyle w:val="Normal"/>
        <w:ind w:hanging="3990" w:start="4536" w:end="0"/>
        <w:jc w:val="both"/>
        <w:rPr>
          <w:rFonts w:ascii="Arial" w:hAnsi="Arial" w:cs="Arial"/>
        </w:rPr>
      </w:pPr>
      <w:r>
        <w:rPr>
          <w:rFonts w:cs="Arial" w:ascii="Arial" w:hAnsi="Arial"/>
        </w:rPr>
      </w:r>
    </w:p>
    <w:p>
      <w:pPr>
        <w:pStyle w:val="Normal"/>
        <w:ind w:hanging="3990" w:start="4536" w:end="0"/>
        <w:jc w:val="both"/>
        <w:rPr>
          <w:rFonts w:ascii="Arial" w:hAnsi="Arial" w:cs="Arial"/>
        </w:rPr>
      </w:pPr>
      <w:r>
        <w:rPr>
          <w:rFonts w:cs="Arial" w:ascii="Arial" w:hAnsi="Arial"/>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rPr/>
            </w:pPr>
            <w:r>
              <w:rPr>
                <w:rFonts w:cs="Arial" w:ascii="Arial" w:hAnsi="Arial"/>
                <w:b/>
                <w:bCs/>
                <w:sz w:val="22"/>
                <w:szCs w:val="22"/>
              </w:rPr>
              <w:t xml:space="preserve">G - Désignation du mandataire </w:t>
            </w:r>
            <w:r>
              <w:rPr>
                <w:rFonts w:cs="Arial" w:ascii="Arial" w:hAnsi="Arial"/>
                <w:b/>
                <w:i/>
              </w:rPr>
              <w:t>(en cas de groupement)</w:t>
            </w:r>
          </w:p>
        </w:tc>
      </w:tr>
    </w:tbl>
    <w:p>
      <w:pPr>
        <w:pStyle w:val="Normal"/>
        <w:jc w:val="both"/>
        <w:rPr/>
      </w:pPr>
      <w:r>
        <w:rPr/>
      </w:r>
    </w:p>
    <w:p>
      <w:pPr>
        <w:pStyle w:val="Normal"/>
        <w:rPr>
          <w:rFonts w:ascii="Arial" w:hAnsi="Arial" w:cs="Arial"/>
          <w:i/>
          <w:sz w:val="18"/>
          <w:szCs w:val="18"/>
        </w:rPr>
      </w:pPr>
      <w:r>
        <w:rPr>
          <w:rFonts w:cs="Arial" w:ascii="Arial" w:hAnsi="Arial"/>
        </w:rPr>
        <w:t>Les membres du groupement désignent le mandataire suivant :</w:t>
      </w:r>
    </w:p>
    <w:p>
      <w:pPr>
        <w:pStyle w:val="Normal"/>
        <w:jc w:val="both"/>
        <w:rPr>
          <w:rFonts w:ascii="Arial" w:hAnsi="Arial" w:cs="Arial"/>
        </w:rPr>
      </w:pPr>
      <w:r>
        <w:rPr>
          <w:rFonts w:cs="Arial" w:ascii="Arial" w:hAnsi="Arial"/>
          <w:i/>
          <w:sz w:val="18"/>
          <w:szCs w:val="18"/>
        </w:rPr>
        <w:t xml:space="preserve">[Indiquer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w:t>
      </w:r>
      <w:hyperlink r:id="rId25">
        <w:r>
          <w:rPr>
            <w:rStyle w:val="Hyperlink"/>
            <w:rFonts w:cs="Arial" w:ascii="Arial" w:hAnsi="Arial"/>
            <w:i/>
            <w:sz w:val="18"/>
            <w:szCs w:val="18"/>
          </w:rPr>
          <w:t>ICD</w:t>
        </w:r>
      </w:hyperlink>
      <w:r>
        <w:rPr>
          <w:rFonts w:cs="Arial" w:ascii="Arial" w:hAnsi="Arial"/>
          <w:i/>
          <w:sz w:val="18"/>
          <w:szCs w:val="18"/>
        </w:rPr>
        <w:t>].]</w:t>
      </w:r>
    </w:p>
    <w:p>
      <w:pPr>
        <w:pStyle w:val="Normal"/>
        <w:rPr>
          <w:rFonts w:ascii="Arial" w:hAnsi="Arial" w:cs="Arial"/>
        </w:rPr>
      </w:pPr>
      <w:r>
        <w:rPr>
          <w:rFonts w:cs="Arial" w:ascii="Arial" w:hAnsi="Arial"/>
        </w:rPr>
      </w:r>
    </w:p>
    <w:p>
      <w:pPr>
        <w:pStyle w:val="Header"/>
        <w:ind w:start="360" w:end="0"/>
        <w:rPr>
          <w:rFonts w:ascii="Arial" w:hAnsi="Arial" w:cs="Arial"/>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 xml:space="preserve">Numéro SIRET, à défaut, un numéro d’identification européen ou international ou propre au pays d’origine de l’opérateur économique issu d’un répertoire figurant dans la liste des </w:t>
      </w:r>
      <w:hyperlink r:id="rId26">
        <w:r>
          <w:rPr>
            <w:rStyle w:val="Hyperlink"/>
            <w:rFonts w:cs="Arial" w:ascii="Arial" w:hAnsi="Arial"/>
          </w:rPr>
          <w:t>ICD</w:t>
        </w:r>
      </w:hyperlink>
      <w:r>
        <w:rPr>
          <w:rFonts w:cs="Arial" w:ascii="Arial" w:hAnsi="Arial"/>
        </w:rPr>
        <w:t> :</w:t>
      </w:r>
    </w:p>
    <w:p>
      <w:pPr>
        <w:pStyle w:val="Header"/>
        <w:ind w:start="360" w:end="0"/>
        <w:rPr>
          <w:rFonts w:ascii="Arial" w:hAnsi="Arial" w:cs="Arial"/>
        </w:rPr>
      </w:pPr>
      <w:r>
        <w:rPr>
          <w:rFonts w:cs="Arial" w:ascii="Arial" w:hAnsi="Arial"/>
          <w:b/>
          <w:bCs/>
        </w:rPr>
      </w:r>
    </w:p>
    <w:p>
      <w:pPr>
        <w:pStyle w:val="Header"/>
        <w:ind w:start="360" w:end="0"/>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cs="Arial" w:ascii="Arial" w:hAnsi="Arial"/>
          <w:u w:val="single"/>
        </w:rPr>
        <w:t>ce document est à fournir dès le dépôt de la candidature</w:t>
      </w:r>
      <w:r>
        <w:rPr>
          <w:rFonts w:cs="Arial" w:ascii="Arial" w:hAnsi="Arial"/>
        </w:rPr>
        <w:t>.</w:t>
      </w:r>
    </w:p>
    <w:p>
      <w:pPr>
        <w:pStyle w:val="Normal"/>
        <w:rPr>
          <w:rFonts w:ascii="Arial" w:hAnsi="Arial" w:cs="Arial"/>
        </w:rPr>
      </w:pPr>
      <w:r>
        <w:rPr>
          <w:rFonts w:cs="Arial" w:ascii="Arial" w:hAnsi="Arial"/>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pPr>
      <w:r>
        <w:rPr>
          <w:rFonts w:cs="Arial" w:ascii="Arial" w:hAnsi="Arial"/>
          <w:sz w:val="16"/>
          <w:szCs w:val="16"/>
        </w:rPr>
        <w:t>Date de la dernière mise à jour : 01/04/2019.</w:t>
      </w:r>
    </w:p>
    <w:sectPr>
      <w:footnotePr>
        <w:numFmt w:val="decimal"/>
      </w:footnotePr>
      <w:type w:val="continuous"/>
      <w:pgSz w:w="11906" w:h="16838"/>
      <w:pgMar w:left="851" w:right="851" w:gutter="0" w:header="0" w:top="454" w:footer="680" w:bottom="73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16" w:type="dxa"/>
      <w:jc w:val="start"/>
      <w:tblInd w:w="0" w:type="dxa"/>
      <w:tblLayout w:type="fixed"/>
      <w:tblCellMar>
        <w:top w:w="0" w:type="dxa"/>
        <w:start w:w="71" w:type="dxa"/>
        <w:bottom w:w="0" w:type="dxa"/>
        <w:end w:w="71" w:type="dxa"/>
      </w:tblCellMar>
    </w:tblPr>
    <w:tblGrid>
      <w:gridCol w:w="3048"/>
      <w:gridCol w:w="4961"/>
      <w:gridCol w:w="851"/>
      <w:gridCol w:w="567"/>
      <w:gridCol w:w="322"/>
      <w:gridCol w:w="567"/>
    </w:tblGrid>
    <w:tr>
      <w:trPr>
        <w:tblHeader w:val="true"/>
      </w:trPr>
      <w:tc>
        <w:tcPr>
          <w:tcW w:w="3048" w:type="dxa"/>
          <w:tcBorders/>
          <w:shd w:fill="66CCFF" w:val="clear"/>
        </w:tcPr>
        <w:p>
          <w:pPr>
            <w:pStyle w:val="Normal"/>
            <w:rPr>
              <w:rFonts w:ascii="Arial" w:hAnsi="Arial" w:cs="Arial"/>
              <w:b/>
              <w:i/>
              <w:iCs/>
            </w:rPr>
          </w:pPr>
          <w:r>
            <w:rPr>
              <w:rFonts w:cs="Arial" w:ascii="Arial" w:hAnsi="Arial"/>
              <w:b/>
              <w:bCs/>
            </w:rPr>
            <w:t>DC1 – Lettre de candidature</w:t>
          </w:r>
        </w:p>
      </w:tc>
      <w:tc>
        <w:tcPr>
          <w:tcW w:w="4961" w:type="dxa"/>
          <w:tcBorders/>
          <w:shd w:fill="66CCFF" w:val="clear"/>
        </w:tcPr>
        <w:p>
          <w:pPr>
            <w:pStyle w:val="Normal"/>
            <w:jc w:val="center"/>
            <w:rPr>
              <w:rFonts w:ascii="Arial" w:hAnsi="Arial" w:cs="Arial"/>
              <w:b/>
              <w:bCs/>
            </w:rPr>
          </w:pPr>
          <w:r>
            <w:rPr>
              <w:rFonts w:cs="Arial" w:ascii="Arial" w:hAnsi="Arial"/>
              <w:b/>
              <w:i/>
              <w:iCs/>
            </w:rPr>
            <w:t>(référence de la consultation)</w:t>
          </w:r>
        </w:p>
      </w:tc>
      <w:tc>
        <w:tcPr>
          <w:tcW w:w="851" w:type="dxa"/>
          <w:tcBorders/>
          <w:shd w:fill="66CCFF" w:val="clear"/>
        </w:tcPr>
        <w:p>
          <w:pPr>
            <w:pStyle w:val="Normal"/>
            <w:jc w:val="end"/>
            <w:rPr/>
          </w:pPr>
          <w:r>
            <w:rPr>
              <w:rFonts w:cs="Arial" w:ascii="Arial" w:hAnsi="Arial"/>
              <w:b/>
              <w:bCs/>
            </w:rPr>
            <w:t xml:space="preserve">Page :     </w:t>
          </w:r>
        </w:p>
      </w:tc>
      <w:tc>
        <w:tcPr>
          <w:tcW w:w="567" w:type="dxa"/>
          <w:tcBorders/>
          <w:shd w:fill="66CCFF" w:val="clear"/>
        </w:tcPr>
        <w:p>
          <w:pPr>
            <w:pStyle w:val="Normal"/>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rPr>
            <w:t>5</w:t>
          </w:r>
          <w:r>
            <w:rPr>
              <w:rFonts w:cs="Arial"/>
              <w:b/>
            </w:rPr>
            <w:fldChar w:fldCharType="end"/>
          </w:r>
          <w:r>
            <w:rPr>
              <w:rFonts w:eastAsia="Arial" w:cs="Arial" w:ascii="Arial" w:hAnsi="Arial"/>
              <w:b/>
            </w:rPr>
            <w:t xml:space="preserve"> </w:t>
          </w:r>
        </w:p>
      </w:tc>
      <w:tc>
        <w:tcPr>
          <w:tcW w:w="322" w:type="dxa"/>
          <w:tcBorders/>
          <w:shd w:fill="66CCFF" w:val="clear"/>
        </w:tcPr>
        <w:p>
          <w:pPr>
            <w:pStyle w:val="Normal"/>
            <w:jc w:val="center"/>
            <w:rPr/>
          </w:pPr>
          <w:r>
            <w:rPr>
              <w:rFonts w:cs="Arial" w:ascii="Arial" w:hAnsi="Arial"/>
              <w:b/>
              <w:bCs/>
            </w:rPr>
            <w:t>/</w:t>
          </w:r>
        </w:p>
      </w:tc>
      <w:tc>
        <w:tcPr>
          <w:tcW w:w="567" w:type="dxa"/>
          <w:tcBorders/>
          <w:shd w:fill="66CCFF" w:val="clear"/>
        </w:tcPr>
        <w:p>
          <w:pPr>
            <w:pStyle w:val="Normal"/>
            <w:jc w:val="center"/>
            <w:rPr/>
          </w:pPr>
          <w:r>
            <w:rPr>
              <w:rStyle w:val="PageNumber"/>
              <w:rFonts w:cs="Arial"/>
              <w:b/>
            </w:rPr>
            <w:fldChar w:fldCharType="begin"/>
          </w:r>
          <w:r>
            <w:rPr>
              <w:rStyle w:val="PageNumber"/>
              <w:rFonts w:cs="Arial"/>
              <w:b/>
            </w:rPr>
            <w:instrText xml:space="preserve"> NUMPAGES \* ARABIC </w:instrText>
          </w:r>
          <w:r>
            <w:rPr>
              <w:rStyle w:val="PageNumber"/>
              <w:rFonts w:cs="Arial"/>
              <w:b/>
            </w:rPr>
            <w:fldChar w:fldCharType="separate"/>
          </w:r>
          <w:r>
            <w:rPr>
              <w:rStyle w:val="PageNumber"/>
              <w:rFonts w:cs="Arial"/>
              <w:b/>
            </w:rPr>
            <w:t>5</w:t>
          </w:r>
          <w:r>
            <w:rPr>
              <w:rStyle w:val="PageNumber"/>
              <w:rFonts w:cs="Arial"/>
              <w:b/>
            </w:rPr>
            <w:fldChar w:fldCharType="end"/>
          </w:r>
        </w:p>
      </w:tc>
    </w:tr>
  </w:tbl>
  <w:p>
    <w:pPr>
      <w:pStyle w:val="Footer"/>
      <w:tabs>
        <w:tab w:val="clear" w:pos="4536"/>
        <w:tab w:val="clear" w:pos="9072"/>
      </w:tabs>
      <w:jc w:val="center"/>
      <w:rPr/>
    </w:pPr>
    <w:r>
      <w:rPr/>
      <w:t>Version code de la commande publique</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eastAsia="Arial" w:cs="Arial" w:ascii="Arial" w:hAnsi="Arial"/>
          <w:sz w:val="16"/>
          <w:szCs w:val="16"/>
        </w:rPr>
        <w:tab/>
        <w:t xml:space="preserve"> </w:t>
      </w:r>
      <w:r>
        <w:rPr>
          <w:rFonts w:cs="Arial" w:ascii="Arial" w:hAnsi="Arial"/>
          <w:sz w:val="16"/>
          <w:szCs w:val="16"/>
        </w:rPr>
        <w:t>Formulaire non obligatoire disponible, avec sa notice explicative, sur le site du ministère chargé de l’économie.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432" w:hanging="432"/>
      </w:pPr>
    </w:lvl>
    <w:lvl w:ilvl="1">
      <w:start w:val="1"/>
      <w:numFmt w:val="none"/>
      <w:pStyle w:val="Heading2"/>
      <w:suff w:val="nothing"/>
      <w:lvlText w:val=""/>
      <w:lvlJc w:val="start"/>
      <w:pPr>
        <w:tabs>
          <w:tab w:val="num" w:pos="0"/>
        </w:tabs>
        <w:ind w:start="576" w:hanging="576"/>
      </w:pPr>
    </w:lvl>
    <w:lvl w:ilvl="2">
      <w:start w:val="1"/>
      <w:numFmt w:val="none"/>
      <w:pStyle w:val="Heading3"/>
      <w:suff w:val="nothing"/>
      <w:lvlText w:val=""/>
      <w:lvlJc w:val="start"/>
      <w:pPr>
        <w:tabs>
          <w:tab w:val="num" w:pos="0"/>
        </w:tabs>
        <w:ind w:start="720" w:hanging="720"/>
      </w:pPr>
    </w:lvl>
    <w:lvl w:ilvl="3">
      <w:start w:val="1"/>
      <w:numFmt w:val="none"/>
      <w:pStyle w:val="Heading4"/>
      <w:suff w:val="nothing"/>
      <w:lvlText w:val=""/>
      <w:lvlJc w:val="start"/>
      <w:pPr>
        <w:tabs>
          <w:tab w:val="num" w:pos="0"/>
        </w:tabs>
        <w:ind w:start="864" w:hanging="864"/>
      </w:pPr>
    </w:lvl>
    <w:lvl w:ilvl="4">
      <w:start w:val="1"/>
      <w:numFmt w:val="none"/>
      <w:pStyle w:val="Heading5"/>
      <w:suff w:val="nothing"/>
      <w:lvlText w:val=""/>
      <w:lvlJc w:val="start"/>
      <w:pPr>
        <w:tabs>
          <w:tab w:val="num" w:pos="0"/>
        </w:tabs>
        <w:ind w:start="1008" w:hanging="1008"/>
      </w:pPr>
    </w:lvl>
    <w:lvl w:ilvl="5">
      <w:start w:val="1"/>
      <w:numFmt w:val="none"/>
      <w:pStyle w:val="Heading6"/>
      <w:suff w:val="nothing"/>
      <w:lvlText w:val=""/>
      <w:lvlJc w:val="start"/>
      <w:pPr>
        <w:tabs>
          <w:tab w:val="num" w:pos="0"/>
        </w:tabs>
        <w:ind w:start="1152" w:hanging="1152"/>
      </w:pPr>
    </w:lvl>
    <w:lvl w:ilvl="6">
      <w:start w:val="1"/>
      <w:numFmt w:val="none"/>
      <w:pStyle w:val="Heading7"/>
      <w:suff w:val="nothing"/>
      <w:lvlText w:val=""/>
      <w:lvlJc w:val="start"/>
      <w:pPr>
        <w:tabs>
          <w:tab w:val="num" w:pos="0"/>
        </w:tabs>
        <w:ind w:start="1296" w:hanging="1296"/>
      </w:pPr>
    </w:lvl>
    <w:lvl w:ilvl="7">
      <w:start w:val="1"/>
      <w:numFmt w:val="none"/>
      <w:pStyle w:val="Heading8"/>
      <w:suff w:val="nothing"/>
      <w:lvlText w:val=""/>
      <w:lvlJc w:val="start"/>
      <w:pPr>
        <w:tabs>
          <w:tab w:val="num" w:pos="0"/>
        </w:tabs>
        <w:ind w:start="1440" w:hanging="1440"/>
      </w:pPr>
    </w:lvl>
    <w:lvl w:ilvl="8">
      <w:start w:val="1"/>
      <w:numFmt w:val="none"/>
      <w:pStyle w:val="Heading9"/>
      <w:suff w:val="nothing"/>
      <w:lvlText w:val=""/>
      <w:lvlJc w:val="start"/>
      <w:pPr>
        <w:tabs>
          <w:tab w:val="num" w:pos="0"/>
        </w:tabs>
        <w:ind w:start="1584" w:hanging="1584"/>
      </w:pPr>
    </w:lvl>
  </w:abstractNum>
  <w:abstractNum w:abstractNumId="2">
    <w:lvl w:ilvl="0">
      <w:start w:val="1"/>
      <w:numFmt w:val="lowerLetter"/>
      <w:lvlText w:val="%1)"/>
      <w:lvlJc w:val="start"/>
      <w:pPr>
        <w:tabs>
          <w:tab w:val="num" w:pos="786"/>
        </w:tabs>
        <w:ind w:start="786" w:hanging="360"/>
      </w:pPr>
      <w:rPr>
        <w:rFonts w:ascii="Arial" w:hAnsi="Arial" w:cs="Courier New"/>
        <w:b/>
        <w:bCs/>
        <w:sz w:val="20"/>
        <w:szCs w:val="20"/>
      </w:rPr>
    </w:lvl>
    <w:lvl w:ilvl="1">
      <w:start w:val="1"/>
      <w:numFmt w:val="lowerLetter"/>
      <w:lvlText w:val="%2)"/>
      <w:lvlJc w:val="start"/>
      <w:pPr>
        <w:tabs>
          <w:tab w:val="num" w:pos="1146"/>
        </w:tabs>
        <w:ind w:start="1146" w:hanging="360"/>
      </w:pPr>
      <w:rPr>
        <w:rFonts w:cs="Times New Roman"/>
      </w:rPr>
    </w:lvl>
    <w:lvl w:ilvl="2">
      <w:start w:val="1"/>
      <w:numFmt w:val="lowerRoman"/>
      <w:lvlText w:val="%3)"/>
      <w:lvlJc w:val="start"/>
      <w:pPr>
        <w:tabs>
          <w:tab w:val="num" w:pos="1506"/>
        </w:tabs>
        <w:ind w:start="1506" w:hanging="360"/>
      </w:pPr>
      <w:rPr>
        <w:rFonts w:cs="Times New Roman"/>
      </w:rPr>
    </w:lvl>
    <w:lvl w:ilvl="3">
      <w:start w:val="1"/>
      <w:numFmt w:val="decimal"/>
      <w:lvlText w:val="(%4)"/>
      <w:lvlJc w:val="start"/>
      <w:pPr>
        <w:tabs>
          <w:tab w:val="num" w:pos="1866"/>
        </w:tabs>
        <w:ind w:start="1866" w:hanging="360"/>
      </w:pPr>
      <w:rPr>
        <w:rFonts w:cs="Times New Roman"/>
      </w:rPr>
    </w:lvl>
    <w:lvl w:ilvl="4">
      <w:start w:val="1"/>
      <w:numFmt w:val="lowerLetter"/>
      <w:lvlText w:val="(%5)"/>
      <w:lvlJc w:val="start"/>
      <w:pPr>
        <w:tabs>
          <w:tab w:val="num" w:pos="2226"/>
        </w:tabs>
        <w:ind w:start="2226" w:hanging="360"/>
      </w:pPr>
      <w:rPr>
        <w:rFonts w:cs="Times New Roman"/>
      </w:rPr>
    </w:lvl>
    <w:lvl w:ilvl="5">
      <w:start w:val="1"/>
      <w:numFmt w:val="lowerRoman"/>
      <w:lvlText w:val="(%6)"/>
      <w:lvlJc w:val="start"/>
      <w:pPr>
        <w:tabs>
          <w:tab w:val="num" w:pos="2586"/>
        </w:tabs>
        <w:ind w:start="2586" w:hanging="360"/>
      </w:pPr>
      <w:rPr>
        <w:rFonts w:cs="Times New Roman"/>
      </w:rPr>
    </w:lvl>
    <w:lvl w:ilvl="6">
      <w:start w:val="1"/>
      <w:numFmt w:val="decimal"/>
      <w:lvlText w:val="%7."/>
      <w:lvlJc w:val="start"/>
      <w:pPr>
        <w:tabs>
          <w:tab w:val="num" w:pos="2946"/>
        </w:tabs>
        <w:ind w:start="2946" w:hanging="360"/>
      </w:pPr>
      <w:rPr>
        <w:rFonts w:cs="Times New Roman"/>
      </w:rPr>
    </w:lvl>
    <w:lvl w:ilvl="7">
      <w:start w:val="1"/>
      <w:numFmt w:val="lowerLetter"/>
      <w:lvlText w:val="%8."/>
      <w:lvlJc w:val="start"/>
      <w:pPr>
        <w:tabs>
          <w:tab w:val="num" w:pos="3306"/>
        </w:tabs>
        <w:ind w:start="3306" w:hanging="360"/>
      </w:pPr>
      <w:rPr>
        <w:rFonts w:cs="Times New Roman"/>
      </w:rPr>
    </w:lvl>
    <w:lvl w:ilvl="8">
      <w:start w:val="1"/>
      <w:numFmt w:val="lowerRoman"/>
      <w:lvlText w:val="%9."/>
      <w:lvlJc w:val="start"/>
      <w:pPr>
        <w:tabs>
          <w:tab w:val="num" w:pos="3666"/>
        </w:tabs>
        <w:ind w:start="3666" w:hanging="360"/>
      </w:pPr>
      <w:rPr>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0"/>
  <w:displayBackgroundShape/>
  <w:revisionView w:insDel="0" w:formatting="0"/>
  <w:trackRevisions/>
  <w:defaultTabStop w:val="567"/>
  <w:autoHyphenation w:val="true"/>
  <w:hyphenationZone w:val="0"/>
  <w:footnotePr>
    <w:numFmt w:val="decimal"/>
    <w:footnote w:id="0"/>
    <w:footnote w:id="1"/>
  </w:footnotePr>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ind w:hanging="0" w:start="567" w:end="0"/>
      <w:outlineLvl w:val="0"/>
    </w:pPr>
    <w:rPr>
      <w:b/>
      <w:bCs/>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ind w:hanging="0" w:start="1134" w:end="0"/>
      <w:outlineLvl w:val="2"/>
    </w:pPr>
    <w:rPr>
      <w:b/>
      <w:bCs/>
    </w:rPr>
  </w:style>
  <w:style w:type="paragraph" w:styleId="Heading4">
    <w:name w:val="heading 4"/>
    <w:basedOn w:val="Normal"/>
    <w:next w:val="Normal"/>
    <w:qFormat/>
    <w:pPr>
      <w:keepNext w:val="true"/>
      <w:numPr>
        <w:ilvl w:val="3"/>
        <w:numId w:val="1"/>
      </w:numPr>
      <w:outlineLvl w:val="3"/>
    </w:pPr>
    <w:rPr>
      <w:b/>
      <w:bCs/>
      <w:i/>
      <w:iCs/>
      <w:sz w:val="16"/>
      <w:szCs w:val="16"/>
    </w:rPr>
  </w:style>
  <w:style w:type="paragraph" w:styleId="Heading5">
    <w:name w:val="heading 5"/>
    <w:basedOn w:val="Normal"/>
    <w:next w:val="Normal"/>
    <w:qFormat/>
    <w:pPr>
      <w:keepNext w:val="true"/>
      <w:numPr>
        <w:ilvl w:val="4"/>
        <w:numId w:val="1"/>
      </w:numPr>
      <w:jc w:val="center"/>
      <w:outlineLvl w:val="4"/>
    </w:pPr>
    <w:rPr>
      <w:rFonts w:ascii="Arial" w:hAnsi="Arial" w:cs="Arial"/>
      <w:b/>
      <w:bCs/>
    </w:rPr>
  </w:style>
  <w:style w:type="paragraph" w:styleId="Heading6">
    <w:name w:val="heading 6"/>
    <w:basedOn w:val="Normal"/>
    <w:next w:val="Normal"/>
    <w:qFormat/>
    <w:pPr>
      <w:keepNext w:val="true"/>
      <w:numPr>
        <w:ilvl w:val="5"/>
        <w:numId w:val="1"/>
      </w:numPr>
      <w:spacing w:before="120" w:after="120"/>
      <w:jc w:val="center"/>
      <w:outlineLvl w:val="5"/>
    </w:pPr>
    <w:rPr>
      <w:rFonts w:ascii="Arial" w:hAnsi="Arial" w:cs="Arial"/>
      <w:b/>
      <w:bCs/>
      <w:sz w:val="16"/>
      <w:szCs w:val="16"/>
    </w:rPr>
  </w:style>
  <w:style w:type="paragraph" w:styleId="Heading7">
    <w:name w:val="heading 7"/>
    <w:basedOn w:val="Normal"/>
    <w:next w:val="Normal"/>
    <w:qFormat/>
    <w:pPr>
      <w:keepNext w:val="true"/>
      <w:numPr>
        <w:ilvl w:val="6"/>
        <w:numId w:val="1"/>
      </w:numPr>
      <w:outlineLvl w:val="6"/>
    </w:pPr>
    <w:rPr>
      <w:b/>
      <w:bCs/>
      <w:sz w:val="22"/>
      <w:szCs w:val="22"/>
    </w:rPr>
  </w:style>
  <w:style w:type="paragraph" w:styleId="Heading8">
    <w:name w:val="heading 8"/>
    <w:basedOn w:val="Normal"/>
    <w:next w:val="Normal"/>
    <w:qFormat/>
    <w:pPr>
      <w:keepNext w:val="true"/>
      <w:numPr>
        <w:ilvl w:val="7"/>
        <w:numId w:val="1"/>
      </w:numPr>
      <w:jc w:val="center"/>
      <w:outlineLvl w:val="7"/>
    </w:pPr>
    <w:rPr>
      <w:rFonts w:ascii="Arial" w:hAnsi="Arial" w:cs="Arial"/>
      <w:b/>
      <w:bCs/>
      <w:sz w:val="24"/>
      <w:szCs w:val="24"/>
    </w:rPr>
  </w:style>
  <w:style w:type="paragraph" w:styleId="Heading9">
    <w:name w:val="heading 9"/>
    <w:basedOn w:val="Normal"/>
    <w:next w:val="Normal"/>
    <w:qFormat/>
    <w:pPr>
      <w:keepNext w:val="true"/>
      <w:numPr>
        <w:ilvl w:val="8"/>
        <w:numId w:val="1"/>
      </w:numPr>
      <w:outlineLvl w:val="8"/>
    </w:pPr>
    <w:rPr>
      <w:b/>
      <w:bCs/>
      <w:spacing w:val="60"/>
      <w:sz w:val="16"/>
      <w:szCs w:val="16"/>
    </w:rPr>
  </w:style>
  <w:style w:type="character" w:styleId="WW8Num2z0">
    <w:name w:val="WW8Num2z0"/>
    <w:qFormat/>
    <w:rPr>
      <w:rFonts w:ascii="Arial" w:hAnsi="Arial" w:cs="Courier New"/>
      <w:b/>
      <w:bCs/>
      <w:sz w:val="20"/>
      <w:szCs w:val="20"/>
    </w:rPr>
  </w:style>
  <w:style w:type="character" w:styleId="WW8Num2z1">
    <w:name w:val="WW8Num2z1"/>
    <w:qFormat/>
    <w:rPr>
      <w:rFonts w:cs="Times New Roman"/>
    </w:rPr>
  </w:style>
  <w:style w:type="character" w:styleId="WW8Num3z0">
    <w:name w:val="WW8Num3z0"/>
    <w:qFormat/>
    <w:rPr>
      <w:rFonts w:ascii="Arial" w:hAnsi="Arial" w:cs="Courier New"/>
      <w:b/>
      <w:bCs/>
      <w:sz w:val="20"/>
      <w:szCs w:val="20"/>
    </w:rPr>
  </w:style>
  <w:style w:type="character" w:styleId="WW8Num3z1">
    <w:name w:val="WW8Num3z1"/>
    <w:qFormat/>
    <w:rPr>
      <w:rFonts w:cs="Times New Roman"/>
    </w:rPr>
  </w:style>
  <w:style w:type="character" w:styleId="WW8Num4z0">
    <w:name w:val="WW8Num4z0"/>
    <w:qFormat/>
    <w:rPr>
      <w:rFonts w:ascii="Symbol" w:hAnsi="Symbol" w:cs="Symbol"/>
    </w:rPr>
  </w:style>
  <w:style w:type="character" w:styleId="WW8Num5z0">
    <w:name w:val="WW8Num5z0"/>
    <w:qFormat/>
    <w:rPr>
      <w:rFonts w:ascii="Arial" w:hAnsi="Arial" w:eastAsia="Times New Roman" w:cs="Arial"/>
      <w:sz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Policepardfaut">
    <w:name w:val="Police par défaut"/>
    <w:qFormat/>
    <w:rPr/>
  </w:style>
  <w:style w:type="character" w:styleId="Policepardfaut3">
    <w:name w:val="Police par défaut3"/>
    <w:qFormat/>
    <w:rPr/>
  </w:style>
  <w:style w:type="character" w:styleId="Policepardfaut2">
    <w:name w:val="Police par défaut2"/>
    <w:qFormat/>
    <w:rPr/>
  </w:style>
  <w:style w:type="character" w:styleId="WW8Num1z0">
    <w:name w:val="WW8Num1z0"/>
    <w:qFormat/>
    <w:rPr>
      <w:rFonts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7z0">
    <w:name w:val="WW8Num7z0"/>
    <w:qFormat/>
    <w:rPr>
      <w:rFonts w:ascii="Times New Roman" w:hAnsi="Times New Roman" w:cs="Times New Roman"/>
      <w:sz w:val="20"/>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Times New Roman" w:hAnsi="Times New Roman" w:cs="Times New Roman"/>
    </w:rPr>
  </w:style>
  <w:style w:type="character" w:styleId="WW8Num12z0">
    <w:name w:val="WW8Num12z0"/>
    <w:qFormat/>
    <w:rPr>
      <w:rFonts w:cs="Times New Roman"/>
    </w:rPr>
  </w:style>
  <w:style w:type="character" w:styleId="WW8Num13z0">
    <w:name w:val="WW8Num13z0"/>
    <w:qFormat/>
    <w:rPr>
      <w:rFonts w:ascii="Times New Roman" w:hAnsi="Times New Roman" w:cs="Times New Roman"/>
    </w:rPr>
  </w:style>
  <w:style w:type="character" w:styleId="WW8Num14z0">
    <w:name w:val="WW8Num14z0"/>
    <w:qFormat/>
    <w:rPr>
      <w:rFonts w:cs="Times New Roman"/>
    </w:rPr>
  </w:style>
  <w:style w:type="character" w:styleId="WW8Num15z0">
    <w:name w:val="WW8Num15z0"/>
    <w:qFormat/>
    <w:rPr>
      <w:rFonts w:ascii="Arial" w:hAnsi="Arial" w:eastAsia="Times New Roman" w:cs="Arial"/>
    </w:rPr>
  </w:style>
  <w:style w:type="character" w:styleId="WW8Num15z1">
    <w:name w:val="WW8Num15z1"/>
    <w:qFormat/>
    <w:rPr>
      <w:rFonts w:cs="Times New Roman"/>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9z0">
    <w:name w:val="WW8Num19z0"/>
    <w:qFormat/>
    <w:rPr>
      <w:b/>
    </w:rPr>
  </w:style>
  <w:style w:type="character" w:styleId="WW8Num20z0">
    <w:name w:val="WW8Num20z0"/>
    <w:qFormat/>
    <w:rPr>
      <w:rFonts w:ascii="Arial" w:hAnsi="Arial" w:eastAsia="Times New Roman" w:cs="Arial"/>
    </w:rPr>
  </w:style>
  <w:style w:type="character" w:styleId="WW8Num20z1">
    <w:name w:val="WW8Num20z1"/>
    <w:qFormat/>
    <w:rPr>
      <w:rFonts w:cs="Times New Roman"/>
    </w:rPr>
  </w:style>
  <w:style w:type="character" w:styleId="WW8Num22z0">
    <w:name w:val="WW8Num22z0"/>
    <w:qFormat/>
    <w:rPr>
      <w:rFonts w:cs="Times New Roman"/>
      <w:b/>
      <w:bCs/>
    </w:rPr>
  </w:style>
  <w:style w:type="character" w:styleId="WW8Num23z0">
    <w:name w:val="WW8Num23z0"/>
    <w:qFormat/>
    <w:rPr>
      <w:rFonts w:ascii="Arial" w:hAnsi="Arial" w:eastAsia="Times New Roman" w:cs="Arial"/>
      <w:b/>
      <w:i w:val="false"/>
      <w:sz w:val="2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cs="Times New Roman"/>
      <w:b/>
    </w:rPr>
  </w:style>
  <w:style w:type="character" w:styleId="WW8Num25z1">
    <w:name w:val="WW8Num25z1"/>
    <w:qFormat/>
    <w:rPr>
      <w:rFonts w:cs="Times New Roman"/>
    </w:rPr>
  </w:style>
  <w:style w:type="character" w:styleId="WW8Num26z0">
    <w:name w:val="WW8Num26z0"/>
    <w:qFormat/>
    <w:rPr>
      <w:rFonts w:ascii="Wingdings" w:hAnsi="Wingdings" w:cs="Wingdings"/>
      <w:sz w:val="16"/>
    </w:rPr>
  </w:style>
  <w:style w:type="character" w:styleId="WW8Num27z0">
    <w:name w:val="WW8Num27z0"/>
    <w:qFormat/>
    <w:rPr>
      <w:rFonts w:cs="Times New Roman"/>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1z0">
    <w:name w:val="WW8Num31z0"/>
    <w:qFormat/>
    <w:rPr>
      <w:rFonts w:cs="Times New Roman"/>
      <w:b/>
      <w:bCs/>
    </w:rPr>
  </w:style>
  <w:style w:type="character" w:styleId="WW8Num32z0">
    <w:name w:val="WW8Num32z0"/>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St7z0">
    <w:name w:val="WW8NumSt7z0"/>
    <w:qFormat/>
    <w:rPr>
      <w:rFonts w:ascii="Symbol" w:hAnsi="Symbol" w:cs="Symbol"/>
    </w:rPr>
  </w:style>
  <w:style w:type="character" w:styleId="Policepardfaut1">
    <w:name w:val="Police par défaut1"/>
    <w:qFormat/>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
    <w:name w:val="Titre 4 Car"/>
    <w:qFormat/>
    <w:rPr>
      <w:rFonts w:ascii="Calibri" w:hAnsi="Calibri" w:eastAsia="Times New Roman" w:cs="Times New Roman"/>
      <w:b/>
      <w:bCs/>
      <w:sz w:val="28"/>
      <w:szCs w:val="28"/>
    </w:rPr>
  </w:style>
  <w:style w:type="character" w:styleId="Titre5Car">
    <w:name w:val="Titre 5 Car"/>
    <w:qFormat/>
    <w:rPr>
      <w:rFonts w:ascii="Calibri" w:hAnsi="Calibri" w:eastAsia="Times New Roman" w:cs="Times New Roman"/>
      <w:b/>
      <w:bCs/>
      <w:i/>
      <w:iCs/>
      <w:sz w:val="26"/>
      <w:szCs w:val="26"/>
    </w:rPr>
  </w:style>
  <w:style w:type="character" w:styleId="Titre6Car">
    <w:name w:val="Titre 6 Car"/>
    <w:qFormat/>
    <w:rPr>
      <w:rFonts w:ascii="Calibri" w:hAnsi="Calibri" w:eastAsia="Times New Roman" w:cs="Times New Roman"/>
      <w:b/>
      <w:bCs/>
    </w:rPr>
  </w:style>
  <w:style w:type="character" w:styleId="Titre7Car">
    <w:name w:val="Titre 7 Car"/>
    <w:qFormat/>
    <w:rPr>
      <w:rFonts w:ascii="Calibri" w:hAnsi="Calibri" w:eastAsia="Times New Roman" w:cs="Times New Roman"/>
      <w:sz w:val="24"/>
      <w:szCs w:val="24"/>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rPr>
  </w:style>
  <w:style w:type="character" w:styleId="TextedebullesCar">
    <w:name w:val="Texte de bulles Car"/>
    <w:qFormat/>
    <w:rPr>
      <w:rFonts w:ascii="Tahoma" w:hAnsi="Tahoma" w:cs="Tahoma"/>
      <w:sz w:val="16"/>
      <w:szCs w:val="16"/>
    </w:rPr>
  </w:style>
  <w:style w:type="character" w:styleId="En-tteCar">
    <w:name w:val="En-tête Car"/>
    <w:qFormat/>
    <w:rPr>
      <w:sz w:val="20"/>
      <w:szCs w:val="20"/>
    </w:rPr>
  </w:style>
  <w:style w:type="character" w:styleId="PieddepageCar">
    <w:name w:val="Pied de page Car"/>
    <w:qFormat/>
    <w:rPr>
      <w:sz w:val="20"/>
      <w:szCs w:val="20"/>
    </w:rPr>
  </w:style>
  <w:style w:type="character" w:styleId="PageNumber">
    <w:name w:val="page number"/>
    <w:rPr>
      <w:rFonts w:cs="Times New Roman"/>
    </w:rPr>
  </w:style>
  <w:style w:type="character" w:styleId="Corpsdetexte2Car">
    <w:name w:val="Corps de texte 2 Car"/>
    <w:qFormat/>
    <w:rPr>
      <w:sz w:val="20"/>
      <w:szCs w:val="20"/>
    </w:rPr>
  </w:style>
  <w:style w:type="character" w:styleId="Corpsdetexte3Car">
    <w:name w:val="Corps de texte 3 Car"/>
    <w:qFormat/>
    <w:rPr>
      <w:sz w:val="16"/>
      <w:szCs w:val="16"/>
    </w:rPr>
  </w:style>
  <w:style w:type="character" w:styleId="CorpsdetexteCar">
    <w:name w:val="Corps de texte Car"/>
    <w:qFormat/>
    <w:rPr>
      <w:sz w:val="20"/>
      <w:szCs w:val="20"/>
    </w:rPr>
  </w:style>
  <w:style w:type="character" w:styleId="Retraitcorpsdetexte2Car">
    <w:name w:val="Retrait corps de texte 2 Car"/>
    <w:qFormat/>
    <w:rPr>
      <w:sz w:val="20"/>
      <w:szCs w:val="20"/>
    </w:rPr>
  </w:style>
  <w:style w:type="character" w:styleId="NotedebasdepageCar">
    <w:name w:val="Note de bas de page Car"/>
    <w:qFormat/>
    <w:rPr>
      <w:sz w:val="20"/>
      <w:szCs w:val="20"/>
    </w:rPr>
  </w:style>
  <w:style w:type="character" w:styleId="Caractresdenotedebasdepage">
    <w:name w:val="Caractères de note de bas de page"/>
    <w:qFormat/>
    <w:rPr>
      <w:rFonts w:cs="Times New Roman"/>
      <w:vertAlign w:val="superscript"/>
    </w:rPr>
  </w:style>
  <w:style w:type="character" w:styleId="Retraitcorpsdetexte3Car">
    <w:name w:val="Retrait corps de texte 3 Car"/>
    <w:qFormat/>
    <w:rPr>
      <w:sz w:val="16"/>
      <w:szCs w:val="16"/>
    </w:rPr>
  </w:style>
  <w:style w:type="character" w:styleId="Hyperlink">
    <w:name w:val="Hyperlink"/>
    <w:rPr>
      <w:rFonts w:cs="Times New Roman"/>
      <w:color w:val="0000FF"/>
      <w:u w:val="single"/>
    </w:rPr>
  </w:style>
  <w:style w:type="character" w:styleId="Marquedecommentaire1">
    <w:name w:val="Marque de commentaire1"/>
    <w:qFormat/>
    <w:rPr>
      <w:rFonts w:cs="Times New Roman"/>
      <w:sz w:val="16"/>
      <w:szCs w:val="16"/>
    </w:rPr>
  </w:style>
  <w:style w:type="character" w:styleId="CommentaireCar">
    <w:name w:val="Commentaire Car"/>
    <w:qFormat/>
    <w:rPr>
      <w:sz w:val="20"/>
      <w:szCs w:val="20"/>
    </w:rPr>
  </w:style>
  <w:style w:type="character" w:styleId="ObjetducommentaireCar">
    <w:name w:val="Objet du commentaire Car"/>
    <w:qFormat/>
    <w:rPr>
      <w:b/>
      <w:bCs/>
      <w:sz w:val="20"/>
      <w:szCs w:val="20"/>
    </w:rPr>
  </w:style>
  <w:style w:type="character" w:styleId="Appelnotedebasdep1">
    <w:name w:val="Appel note de bas de p.1"/>
    <w:qFormat/>
    <w:rPr>
      <w:vertAlign w:val="superscript"/>
    </w:rPr>
  </w:style>
  <w:style w:type="character" w:styleId="Caractresdenotedefin">
    <w:name w:val="Caractères de note de fin"/>
    <w:qFormat/>
    <w:rPr>
      <w:vertAlign w:val="superscript"/>
    </w:rPr>
  </w:style>
  <w:style w:type="character" w:styleId="WW-Caractresdenotedefin">
    <w:name w:val="WW-Caractères de note de fin"/>
    <w:qFormat/>
    <w:rPr/>
  </w:style>
  <w:style w:type="character" w:styleId="Appelnotedebasdep2">
    <w:name w:val="Appel note de bas de p.2"/>
    <w:qFormat/>
    <w:rPr>
      <w:vertAlign w:val="superscript"/>
    </w:rPr>
  </w:style>
  <w:style w:type="character" w:styleId="EndnoteCharacters">
    <w:name w:val="Endnote Characters"/>
    <w:qFormat/>
    <w:rPr>
      <w:vertAlign w:val="superscript"/>
    </w:rPr>
  </w:style>
  <w:style w:type="character" w:styleId="FootnoteCharacters">
    <w:name w:val="Footnote Characters"/>
    <w:qFormat/>
    <w:rPr>
      <w:vertAlign w:val="superscript"/>
    </w:rPr>
  </w:style>
  <w:style w:type="character" w:styleId="Marquedecommentaire">
    <w:name w:val="Marque de commentaire"/>
    <w:qFormat/>
    <w:rPr>
      <w:sz w:val="16"/>
      <w:szCs w:val="16"/>
    </w:rPr>
  </w:style>
  <w:style w:type="character" w:styleId="CommentaireCar1">
    <w:name w:val="Commentaire Car1"/>
    <w:qFormat/>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jc w:val="both"/>
    </w:pPr>
    <w:rPr>
      <w:i/>
      <w:iC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Mangal"/>
    </w:rPr>
  </w:style>
  <w:style w:type="paragraph" w:styleId="Titre3">
    <w:name w:val="Titre3"/>
    <w:basedOn w:val="Normal"/>
    <w:next w:val="BodyText"/>
    <w:qFormat/>
    <w:pPr>
      <w:keepNext w:val="true"/>
      <w:spacing w:before="240" w:after="120"/>
    </w:pPr>
    <w:rPr>
      <w:rFonts w:ascii="Arial" w:hAnsi="Arial" w:eastAsia="Microsoft YaHei" w:cs="Mangal"/>
      <w:sz w:val="28"/>
      <w:szCs w:val="28"/>
    </w:rPr>
  </w:style>
  <w:style w:type="paragraph" w:styleId="Lgende">
    <w:name w:val="Légende"/>
    <w:basedOn w:val="Normal"/>
    <w:next w:val="Normal"/>
    <w:qFormat/>
    <w:pPr>
      <w:spacing w:before="60" w:after="60"/>
    </w:pPr>
    <w:rPr>
      <w:i/>
      <w:iCs/>
      <w:sz w:val="16"/>
      <w:szCs w:val="16"/>
    </w:rPr>
  </w:style>
  <w:style w:type="paragraph" w:styleId="Titre2">
    <w:name w:val="Titre2"/>
    <w:basedOn w:val="Normal"/>
    <w:next w:val="BodyText"/>
    <w:qFormat/>
    <w:pPr>
      <w:keepNext w:val="true"/>
      <w:spacing w:before="240" w:after="120"/>
    </w:pPr>
    <w:rPr>
      <w:rFonts w:ascii="Arial" w:hAnsi="Arial" w:eastAsia="Microsoft YaHei" w:cs="Mangal"/>
      <w:sz w:val="28"/>
      <w:szCs w:val="28"/>
    </w:rPr>
  </w:style>
  <w:style w:type="paragraph" w:styleId="Titre1">
    <w:name w:val="Titre1"/>
    <w:basedOn w:val="Normal"/>
    <w:next w:val="BodyText"/>
    <w:qFormat/>
    <w:pPr>
      <w:keepNext w:val="true"/>
      <w:spacing w:before="240" w:after="120"/>
    </w:pPr>
    <w:rPr>
      <w:rFonts w:ascii="Arial" w:hAnsi="Arial" w:eastAsia="Microsoft YaHei" w:cs="Mangal"/>
      <w:sz w:val="28"/>
      <w:szCs w:val="28"/>
    </w:rPr>
  </w:style>
  <w:style w:type="paragraph" w:styleId="Textedebulles">
    <w:name w:val="Texte de bulles"/>
    <w:basedOn w:val="Normal"/>
    <w:qFormat/>
    <w:pPr/>
    <w:rPr>
      <w:rFonts w:ascii="Tahoma" w:hAnsi="Tahoma" w:cs="Tahoma"/>
      <w:sz w:val="16"/>
      <w:szCs w:val="16"/>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536" w:leader="none"/>
        <w:tab w:val="right" w:pos="9072" w:leader="none"/>
      </w:tabs>
    </w:pPr>
    <w:rPr/>
  </w:style>
  <w:style w:type="paragraph" w:styleId="Footer">
    <w:name w:val="footer"/>
    <w:basedOn w:val="Normal"/>
    <w:pPr>
      <w:tabs>
        <w:tab w:val="clear" w:pos="567"/>
        <w:tab w:val="center" w:pos="4536" w:leader="none"/>
        <w:tab w:val="right" w:pos="9072" w:leader="none"/>
      </w:tabs>
    </w:pPr>
    <w:rPr/>
  </w:style>
  <w:style w:type="paragraph" w:styleId="ftiret">
    <w:name w:val="f_tiret"/>
    <w:basedOn w:val="Normal"/>
    <w:qFormat/>
    <w:pPr>
      <w:tabs>
        <w:tab w:val="clear" w:pos="567"/>
        <w:tab w:val="left" w:pos="426" w:leader="none"/>
      </w:tabs>
      <w:spacing w:before="120" w:after="0"/>
      <w:ind w:hanging="142" w:start="142" w:end="0"/>
      <w:jc w:val="both"/>
    </w:pPr>
    <w:rPr>
      <w:sz w:val="22"/>
      <w:szCs w:val="22"/>
    </w:rPr>
  </w:style>
  <w:style w:type="paragraph" w:styleId="fcasegauche">
    <w:name w:val="f_case_gauche"/>
    <w:basedOn w:val="Normal"/>
    <w:qFormat/>
    <w:pPr>
      <w:ind w:hanging="255" w:start="255" w:end="0"/>
      <w:jc w:val="both"/>
    </w:pPr>
    <w:rPr/>
  </w:style>
  <w:style w:type="paragraph" w:styleId="fcase1ertab">
    <w:name w:val="f_case_1ertab"/>
    <w:basedOn w:val="Normal"/>
    <w:qFormat/>
    <w:pPr>
      <w:tabs>
        <w:tab w:val="clear" w:pos="567"/>
        <w:tab w:val="left" w:pos="426" w:leader="none"/>
      </w:tabs>
      <w:ind w:hanging="680" w:start="680" w:end="0"/>
      <w:jc w:val="both"/>
    </w:pPr>
    <w:rPr/>
  </w:style>
  <w:style w:type="paragraph" w:styleId="fcase2metab">
    <w:name w:val="f_case_2èmetab"/>
    <w:basedOn w:val="Normal"/>
    <w:qFormat/>
    <w:pPr>
      <w:tabs>
        <w:tab w:val="clear" w:pos="567"/>
        <w:tab w:val="left" w:pos="426" w:leader="none"/>
        <w:tab w:val="left" w:pos="851" w:leader="none"/>
      </w:tabs>
      <w:ind w:hanging="1162" w:start="1162" w:end="0"/>
      <w:jc w:val="both"/>
    </w:pPr>
    <w:rPr>
      <w:sz w:val="22"/>
      <w:szCs w:val="22"/>
    </w:rPr>
  </w:style>
  <w:style w:type="paragraph" w:styleId="Corpsdetexte21">
    <w:name w:val="Corps de texte 21"/>
    <w:basedOn w:val="Normal"/>
    <w:qFormat/>
    <w:pPr>
      <w:ind w:hanging="0" w:start="2835" w:end="0"/>
    </w:pPr>
    <w:rPr>
      <w:i/>
      <w:iCs/>
    </w:rPr>
  </w:style>
  <w:style w:type="paragraph" w:styleId="Corpsdetexte31">
    <w:name w:val="Corps de texte 31"/>
    <w:basedOn w:val="Normal"/>
    <w:qFormat/>
    <w:pPr>
      <w:jc w:val="both"/>
    </w:pPr>
    <w:rPr>
      <w:sz w:val="16"/>
      <w:szCs w:val="16"/>
    </w:rPr>
  </w:style>
  <w:style w:type="paragraph" w:styleId="Retraitcorpsdetexte21">
    <w:name w:val="Retrait corps de texte 21"/>
    <w:basedOn w:val="Normal"/>
    <w:qFormat/>
    <w:pPr>
      <w:ind w:hanging="0" w:start="2835" w:end="0"/>
    </w:pPr>
    <w:rPr>
      <w:rFonts w:ascii="Arial" w:hAnsi="Arial" w:cs="Arial"/>
      <w:b/>
      <w:bCs/>
      <w:i/>
      <w:iCs/>
      <w:sz w:val="16"/>
      <w:szCs w:val="16"/>
    </w:rPr>
  </w:style>
  <w:style w:type="paragraph" w:styleId="FootnoteText">
    <w:name w:val="footnote text"/>
    <w:basedOn w:val="Normal"/>
    <w:pPr/>
    <w:rPr/>
  </w:style>
  <w:style w:type="paragraph" w:styleId="Retraitcorpsdetexte31">
    <w:name w:val="Retrait corps de texte 31"/>
    <w:basedOn w:val="Normal"/>
    <w:qFormat/>
    <w:pPr>
      <w:ind w:hanging="0" w:start="2268" w:end="0"/>
      <w:jc w:val="both"/>
    </w:pPr>
    <w:rPr>
      <w:rFonts w:ascii="Arial" w:hAnsi="Arial" w:cs="Arial"/>
      <w:i/>
      <w:iCs/>
      <w:sz w:val="16"/>
      <w:szCs w:val="16"/>
    </w:rPr>
  </w:style>
  <w:style w:type="paragraph" w:styleId="Commentaire1">
    <w:name w:val="Commentaire1"/>
    <w:basedOn w:val="Normal"/>
    <w:qFormat/>
    <w:pPr/>
    <w:rPr/>
  </w:style>
  <w:style w:type="paragraph" w:styleId="Objetducommentaire">
    <w:name w:val="Objet du commentaire"/>
    <w:basedOn w:val="Commentaire1"/>
    <w:next w:val="Commentaire1"/>
    <w:qFormat/>
    <w:pPr/>
    <w:rPr>
      <w:b/>
      <w:bCs/>
    </w:rPr>
  </w:style>
  <w:style w:type="paragraph" w:styleId="NormalWeb">
    <w:name w:val="Normal (Web)"/>
    <w:basedOn w:val="Normal"/>
    <w:qFormat/>
    <w:pPr>
      <w:spacing w:before="100" w:after="100"/>
    </w:pPr>
    <w:rPr>
      <w:sz w:val="24"/>
      <w:szCs w:val="24"/>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Rvision">
    <w:name w:val="Révision"/>
    <w:qFormat/>
    <w:pPr>
      <w:widowControl/>
      <w:bidi w:val="0"/>
    </w:pPr>
    <w:rPr>
      <w:rFonts w:ascii="Times New Roman" w:hAnsi="Times New Roman" w:eastAsia="Times New Roman" w:cs="Times New Roman"/>
      <w:color w:val="auto"/>
      <w:sz w:val="20"/>
      <w:szCs w:val="20"/>
      <w:lang w:val="fr-FR" w:bidi="ar-SA" w:eastAsia="zh-CN"/>
    </w:rPr>
  </w:style>
  <w:style w:type="paragraph" w:styleId="Commentaire">
    <w:name w:val="Commentaire"/>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5"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6" Type="http://schemas.openxmlformats.org/officeDocument/2006/relationships/hyperlink" Target="https://www.legifrance.gouv.fr/affichCode.do?idSectionTA=LEGISCTA000037730351&amp;cidTexte=LEGITEXT000037701019&amp;dateTexte=20190401" TargetMode="External"/><Relationship Id="rId7" Type="http://schemas.openxmlformats.org/officeDocument/2006/relationships/hyperlink" Target="https://www.legifrance.gouv.fr/affichCode.do?idSectionTA=LEGISCTA000037730337&amp;cidTexte=LEGITEXT000037701019&amp;dateTexte=20190401" TargetMode="External"/><Relationship Id="rId8" Type="http://schemas.openxmlformats.org/officeDocument/2006/relationships/hyperlink" Target="https://www.legifrance.gouv.fr/affichCode.do?idSectionTA=LEGISCTA000037730329&amp;cidTexte=LEGITEXT000037701019&amp;dateTexte=20190401" TargetMode="External"/><Relationship Id="rId9"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0" Type="http://schemas.openxmlformats.org/officeDocument/2006/relationships/hyperlink" Target="https://www.legifrance.gouv.fr/affichCode.do?idSectionTA=LEGISCTA000037728701&amp;cidTexte=LEGITEXT000037701019&amp;dateTexte=20190401" TargetMode="External"/><Relationship Id="rId11" Type="http://schemas.openxmlformats.org/officeDocument/2006/relationships/hyperlink" Target="https://www.legifrance.gouv.fr/affichCode.do?idSectionTA=LEGISCTA000037728697&amp;cidTexte=LEGITEXT000037701019&amp;dateTexte=20190401" TargetMode="External"/><Relationship Id="rId12" Type="http://schemas.openxmlformats.org/officeDocument/2006/relationships/hyperlink" Target="https://www.legifrance.gouv.fr/affichCode.do?idSectionTA=LEGISCTA000037728693&amp;cidTexte=LEGITEXT000037701019&amp;dateTexte=20190401" TargetMode="External"/><Relationship Id="rId13" Type="http://schemas.openxmlformats.org/officeDocument/2006/relationships/hyperlink" Target="https://www.legifrance.gouv.fr/affichCode.do?idSectionTA=LEGISCTA000037728683&amp;cidTexte=LEGITEXT000037701019&amp;dateTexte=20190401" TargetMode="External"/><Relationship Id="rId14" Type="http://schemas.openxmlformats.org/officeDocument/2006/relationships/hyperlink" Target="http://metadata-stds.org/Document-library/Draft-standards/6523-Identification-of-Organizations/ICD_list.htm" TargetMode="External"/><Relationship Id="rId15" Type="http://schemas.openxmlformats.org/officeDocument/2006/relationships/hyperlink" Target="http://metadata-stds.org/Document-library/Draft-standards/6523-Identification-of-Organizations/ICD_list.htm" TargetMode="External"/><Relationship Id="rId16" Type="http://schemas.openxmlformats.org/officeDocument/2006/relationships/hyperlink" Target="http://metadata-stds.org/Document-library/Draft-standards/6523-Identification-of-Organizations/ICD_list.htm" TargetMode="External"/><Relationship Id="rId17"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8" Type="http://schemas.openxmlformats.org/officeDocument/2006/relationships/hyperlink" Target="https://www.legifrance.gouv.fr/affichCode.do?idSectionTA=LEGISCTA000037703603&amp;cidTexte=LEGITEXT000037701019&amp;dateTexte=20190401" TargetMode="External"/><Relationship Id="rId19"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0" Type="http://schemas.openxmlformats.org/officeDocument/2006/relationships/hyperlink" Target="https://www.legifrance.gouv.fr/affichCode.do?idSectionTA=LEGISCTA000037703603&amp;cidTexte=LEGITEXT000037701019&amp;dateTexte=20190401" TargetMode="External"/><Relationship Id="rId21"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22" Type="http://schemas.openxmlformats.org/officeDocument/2006/relationships/hyperlink" Target="https://www.legifrance.gouv.fr/affichCode.do?idSectionTA=LEGISCTA000037703603&amp;cidTexte=LEGITEXT000037701019&amp;dateTexte=20190401" TargetMode="External"/><Relationship Id="rId23"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4"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 Id="rId25" Type="http://schemas.openxmlformats.org/officeDocument/2006/relationships/hyperlink" Target="http://metadata-stds.org/Document-library/Draft-standards/6523-Identification-of-Organizations/ICD_list.htm" TargetMode="External"/><Relationship Id="rId26" Type="http://schemas.openxmlformats.org/officeDocument/2006/relationships/hyperlink" Target="http://metadata-stds.org/Document-library/Draft-standards/6523-Identification-of-Organizations/ICD_list.htm" TargetMode="External"/><Relationship Id="rId27" Type="http://schemas.openxmlformats.org/officeDocument/2006/relationships/footnotes" Target="footnote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DC1TYP_F</Template>
  <TotalTime>30</TotalTime>
  <Application>LibreOffice/26.2.5.2$Linux_AARCH64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2016-11-02T15:41:00Z</dcterms:created>
  <dc:creator>BOUVIER-VITAL ISABELLE</dc:creator>
  <dc:description/>
  <cp:keywords/>
  <dc:language>en-US</dc:language>
  <cp:lastModifiedBy>Marie BLANDIN (CHUB)</cp:lastModifiedBy>
  <cp:lastPrinted>2016-11-02T14:51:00Z</cp:lastPrinted>
  <dcterms:modified xsi:type="dcterms:W3CDTF">2024-09-30T15:43:00Z</dcterms:modified>
  <cp:revision>12</cp:revision>
  <dc:subject/>
  <dc:title/>
</cp:coreProperties>
</file>